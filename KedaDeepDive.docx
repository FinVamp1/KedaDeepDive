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428DBB" w14:textId="21890372" w:rsidR="006C6F8C" w:rsidRPr="00C94275" w:rsidDel="00125889" w:rsidRDefault="009370CB" w:rsidP="009370CB">
      <w:pPr>
        <w:jc w:val="center"/>
        <w:rPr>
          <w:del w:id="0" w:author="Finbar Ryan" w:date="2020-02-04T10:42:00Z"/>
          <w:b/>
          <w:bCs/>
          <w:sz w:val="32"/>
          <w:szCs w:val="32"/>
        </w:rPr>
      </w:pPr>
      <w:del w:id="1" w:author="Finbar Ryan" w:date="2020-02-04T10:42:00Z">
        <w:r w:rsidRPr="00C94275" w:rsidDel="00125889">
          <w:rPr>
            <w:b/>
            <w:bCs/>
            <w:sz w:val="32"/>
            <w:szCs w:val="32"/>
          </w:rPr>
          <w:delText>Microsoft Ready 2</w:delText>
        </w:r>
        <w:bookmarkStart w:id="2" w:name="_GoBack"/>
        <w:bookmarkEnd w:id="2"/>
        <w:r w:rsidRPr="00C94275" w:rsidDel="00125889">
          <w:rPr>
            <w:b/>
            <w:bCs/>
            <w:sz w:val="32"/>
            <w:szCs w:val="32"/>
          </w:rPr>
          <w:delText>020</w:delText>
        </w:r>
      </w:del>
    </w:p>
    <w:p w14:paraId="398E9061" w14:textId="2055FB17" w:rsidR="009370CB" w:rsidRPr="00C94275" w:rsidDel="00125889" w:rsidRDefault="009370CB" w:rsidP="00125889">
      <w:pPr>
        <w:rPr>
          <w:del w:id="3" w:author="Finbar Ryan" w:date="2020-02-04T10:42:00Z"/>
          <w:b/>
          <w:bCs/>
          <w:sz w:val="32"/>
          <w:szCs w:val="32"/>
        </w:rPr>
        <w:pPrChange w:id="4" w:author="Finbar Ryan" w:date="2020-02-04T10:42:00Z">
          <w:pPr>
            <w:jc w:val="center"/>
          </w:pPr>
        </w:pPrChange>
      </w:pPr>
    </w:p>
    <w:p w14:paraId="648C881A" w14:textId="265D568D" w:rsidR="009370CB" w:rsidRPr="00C94275" w:rsidDel="00125889" w:rsidRDefault="009370CB" w:rsidP="00125889">
      <w:pPr>
        <w:rPr>
          <w:del w:id="5" w:author="Finbar Ryan" w:date="2020-02-04T10:42:00Z"/>
          <w:b/>
          <w:bCs/>
          <w:sz w:val="32"/>
          <w:szCs w:val="32"/>
        </w:rPr>
        <w:pPrChange w:id="6" w:author="Finbar Ryan" w:date="2020-02-04T10:42:00Z">
          <w:pPr>
            <w:jc w:val="center"/>
          </w:pPr>
        </w:pPrChange>
      </w:pPr>
      <w:del w:id="7" w:author="Finbar Ryan" w:date="2020-02-04T10:42:00Z">
        <w:r w:rsidRPr="00C94275" w:rsidDel="00125889">
          <w:rPr>
            <w:b/>
            <w:bCs/>
            <w:sz w:val="32"/>
            <w:szCs w:val="32"/>
          </w:rPr>
          <w:delText>SE360T</w:delText>
        </w:r>
      </w:del>
    </w:p>
    <w:p w14:paraId="666A10EB" w14:textId="0E18046E" w:rsidR="009370CB" w:rsidRPr="00C94275" w:rsidRDefault="009370CB" w:rsidP="009370CB">
      <w:pPr>
        <w:jc w:val="center"/>
        <w:rPr>
          <w:b/>
          <w:bCs/>
          <w:sz w:val="32"/>
          <w:szCs w:val="32"/>
        </w:rPr>
      </w:pPr>
    </w:p>
    <w:p w14:paraId="04B108EF" w14:textId="6A25950C" w:rsidR="00C94275" w:rsidRDefault="009370CB" w:rsidP="009370CB">
      <w:pPr>
        <w:jc w:val="center"/>
        <w:rPr>
          <w:b/>
          <w:bCs/>
          <w:sz w:val="32"/>
          <w:szCs w:val="32"/>
        </w:rPr>
      </w:pPr>
      <w:r w:rsidRPr="00C94275">
        <w:rPr>
          <w:b/>
          <w:bCs/>
          <w:sz w:val="32"/>
          <w:szCs w:val="32"/>
        </w:rPr>
        <w:t>Modernize .NET core app with Azure Functions on Serverless Kubernetes and Azure Kubernetes Service</w:t>
      </w:r>
    </w:p>
    <w:p w14:paraId="44A42C07" w14:textId="434CE610" w:rsidR="00C94275" w:rsidRDefault="00C94275" w:rsidP="009370CB">
      <w:pPr>
        <w:jc w:val="center"/>
        <w:rPr>
          <w:b/>
          <w:bCs/>
          <w:sz w:val="32"/>
          <w:szCs w:val="32"/>
        </w:rPr>
      </w:pPr>
    </w:p>
    <w:p w14:paraId="519DDF0A" w14:textId="18EA7767" w:rsidR="00C94275" w:rsidRPr="00C94275" w:rsidRDefault="00C94275" w:rsidP="009370CB">
      <w:pPr>
        <w:jc w:val="center"/>
        <w:rPr>
          <w:sz w:val="32"/>
          <w:szCs w:val="32"/>
        </w:rPr>
      </w:pPr>
      <w:r w:rsidRPr="00C94275">
        <w:rPr>
          <w:sz w:val="32"/>
          <w:szCs w:val="32"/>
        </w:rPr>
        <w:t>Akash Khandelwal</w:t>
      </w:r>
      <w:r w:rsidR="005D5295">
        <w:rPr>
          <w:sz w:val="32"/>
          <w:szCs w:val="32"/>
        </w:rPr>
        <w:t xml:space="preserve"> </w:t>
      </w:r>
      <w:r>
        <w:rPr>
          <w:sz w:val="32"/>
          <w:szCs w:val="32"/>
        </w:rPr>
        <w:t>(</w:t>
      </w:r>
      <w:proofErr w:type="spellStart"/>
      <w:r>
        <w:rPr>
          <w:sz w:val="32"/>
          <w:szCs w:val="32"/>
        </w:rPr>
        <w:t>akashkh</w:t>
      </w:r>
      <w:proofErr w:type="spellEnd"/>
      <w:r>
        <w:rPr>
          <w:sz w:val="32"/>
          <w:szCs w:val="32"/>
        </w:rPr>
        <w:t>)</w:t>
      </w:r>
    </w:p>
    <w:p w14:paraId="67F96B34" w14:textId="66A667D6" w:rsidR="00C94275" w:rsidRDefault="00C94275" w:rsidP="009370CB">
      <w:pPr>
        <w:jc w:val="center"/>
        <w:rPr>
          <w:sz w:val="32"/>
          <w:szCs w:val="32"/>
        </w:rPr>
      </w:pPr>
      <w:r w:rsidRPr="00C94275">
        <w:rPr>
          <w:sz w:val="32"/>
          <w:szCs w:val="32"/>
        </w:rPr>
        <w:t xml:space="preserve">Finbar </w:t>
      </w:r>
      <w:r w:rsidR="005D5295" w:rsidRPr="00C94275">
        <w:rPr>
          <w:sz w:val="32"/>
          <w:szCs w:val="32"/>
        </w:rPr>
        <w:t>Ryan</w:t>
      </w:r>
      <w:r w:rsidR="005D5295">
        <w:rPr>
          <w:sz w:val="32"/>
          <w:szCs w:val="32"/>
        </w:rPr>
        <w:t xml:space="preserve"> (</w:t>
      </w:r>
      <w:r>
        <w:rPr>
          <w:sz w:val="32"/>
          <w:szCs w:val="32"/>
        </w:rPr>
        <w:t>Finbarr)</w:t>
      </w:r>
    </w:p>
    <w:p w14:paraId="07F5F393" w14:textId="018DF66B" w:rsidR="001B794F" w:rsidRDefault="001B794F" w:rsidP="009370CB">
      <w:pPr>
        <w:jc w:val="center"/>
        <w:rPr>
          <w:sz w:val="32"/>
          <w:szCs w:val="32"/>
        </w:rPr>
      </w:pPr>
    </w:p>
    <w:p w14:paraId="3E331A33" w14:textId="4980DA43" w:rsidR="001B794F" w:rsidRDefault="001B794F" w:rsidP="009370CB">
      <w:pPr>
        <w:jc w:val="center"/>
        <w:rPr>
          <w:sz w:val="32"/>
          <w:szCs w:val="32"/>
        </w:rPr>
      </w:pPr>
    </w:p>
    <w:p w14:paraId="6F42296F" w14:textId="1DD87D1D" w:rsidR="001B794F" w:rsidRDefault="001B794F" w:rsidP="001B794F">
      <w:pPr>
        <w:rPr>
          <w:sz w:val="32"/>
          <w:szCs w:val="32"/>
        </w:rPr>
      </w:pPr>
      <w:r>
        <w:rPr>
          <w:sz w:val="32"/>
          <w:szCs w:val="32"/>
        </w:rPr>
        <w:t>CONTENTS</w:t>
      </w:r>
    </w:p>
    <w:p w14:paraId="15447769" w14:textId="7EA5C19F" w:rsidR="001B794F" w:rsidRDefault="001B794F" w:rsidP="001B794F">
      <w:pPr>
        <w:rPr>
          <w:sz w:val="32"/>
          <w:szCs w:val="32"/>
        </w:rPr>
      </w:pPr>
    </w:p>
    <w:p w14:paraId="3801DFBB" w14:textId="7095EF20" w:rsidR="001B794F" w:rsidRPr="00486F41" w:rsidRDefault="001B794F" w:rsidP="001B794F">
      <w:pPr>
        <w:pStyle w:val="ListParagraph"/>
        <w:numPr>
          <w:ilvl w:val="0"/>
          <w:numId w:val="1"/>
        </w:numPr>
        <w:rPr>
          <w:u w:val="single"/>
        </w:rPr>
      </w:pPr>
      <w:r w:rsidRPr="00486F41">
        <w:rPr>
          <w:u w:val="single"/>
        </w:rPr>
        <w:t>INTRODUCTION</w:t>
      </w:r>
    </w:p>
    <w:p w14:paraId="4303A08D" w14:textId="16550F36" w:rsidR="001B794F" w:rsidRPr="00486F41" w:rsidRDefault="00486F41" w:rsidP="001B794F">
      <w:pPr>
        <w:pStyle w:val="ListParagraph"/>
        <w:numPr>
          <w:ilvl w:val="0"/>
          <w:numId w:val="1"/>
        </w:numPr>
        <w:rPr>
          <w:u w:val="single"/>
        </w:rPr>
      </w:pPr>
      <w:r w:rsidRPr="00486F41">
        <w:rPr>
          <w:u w:val="single"/>
        </w:rPr>
        <w:t>TASK 1</w:t>
      </w:r>
    </w:p>
    <w:p w14:paraId="58353600" w14:textId="5149AE83" w:rsidR="00486F41" w:rsidRPr="00486F41" w:rsidRDefault="00486F41" w:rsidP="00486F41">
      <w:pPr>
        <w:pStyle w:val="ListParagraph"/>
        <w:numPr>
          <w:ilvl w:val="1"/>
          <w:numId w:val="1"/>
        </w:numPr>
      </w:pPr>
      <w:r w:rsidRPr="00486F41">
        <w:rPr>
          <w:rFonts w:eastAsia="Times New Roman"/>
          <w:lang w:val="en-GB"/>
        </w:rPr>
        <w:t>Create the Azure Functions locally and test with Queue Trigger</w:t>
      </w:r>
    </w:p>
    <w:p w14:paraId="312AB409" w14:textId="12B8CA3C" w:rsidR="00486F41" w:rsidRPr="00486F41" w:rsidRDefault="00486F41" w:rsidP="001B794F">
      <w:pPr>
        <w:pStyle w:val="ListParagraph"/>
        <w:numPr>
          <w:ilvl w:val="0"/>
          <w:numId w:val="1"/>
        </w:numPr>
        <w:rPr>
          <w:u w:val="single"/>
        </w:rPr>
      </w:pPr>
      <w:r w:rsidRPr="00486F41">
        <w:rPr>
          <w:u w:val="single"/>
        </w:rPr>
        <w:t>TASK 2</w:t>
      </w:r>
    </w:p>
    <w:p w14:paraId="56330FD3" w14:textId="4EE0F16F" w:rsidR="00486F41" w:rsidRPr="00486F41" w:rsidRDefault="00486F41" w:rsidP="00486F41">
      <w:pPr>
        <w:pStyle w:val="ListParagraph"/>
        <w:numPr>
          <w:ilvl w:val="1"/>
          <w:numId w:val="1"/>
        </w:numPr>
      </w:pPr>
      <w:r w:rsidRPr="00486F41">
        <w:rPr>
          <w:rFonts w:eastAsia="Times New Roman"/>
          <w:lang w:val="en-GB"/>
        </w:rPr>
        <w:t>Build the Docker Image and deploy it to Kubernetes with the Virtual Nodes</w:t>
      </w:r>
    </w:p>
    <w:p w14:paraId="1299E926" w14:textId="26287B0A" w:rsidR="00486F41" w:rsidRPr="00486F41" w:rsidRDefault="00486F41" w:rsidP="001B794F">
      <w:pPr>
        <w:pStyle w:val="ListParagraph"/>
        <w:numPr>
          <w:ilvl w:val="0"/>
          <w:numId w:val="1"/>
        </w:numPr>
        <w:rPr>
          <w:u w:val="single"/>
        </w:rPr>
      </w:pPr>
      <w:r w:rsidRPr="00486F41">
        <w:rPr>
          <w:u w:val="single"/>
        </w:rPr>
        <w:t>TASK 3</w:t>
      </w:r>
    </w:p>
    <w:p w14:paraId="421FE474" w14:textId="77777777" w:rsidR="00486F41" w:rsidRPr="00486F41" w:rsidRDefault="00486F41" w:rsidP="00486F41">
      <w:pPr>
        <w:pStyle w:val="ListParagraph"/>
        <w:numPr>
          <w:ilvl w:val="1"/>
          <w:numId w:val="1"/>
        </w:numPr>
        <w:spacing w:after="0" w:line="240" w:lineRule="auto"/>
        <w:contextualSpacing w:val="0"/>
        <w:rPr>
          <w:rFonts w:eastAsia="Times New Roman"/>
          <w:lang w:val="en-GB"/>
        </w:rPr>
      </w:pPr>
      <w:r w:rsidRPr="00486F41">
        <w:rPr>
          <w:rFonts w:eastAsia="Times New Roman"/>
          <w:lang w:val="en-GB"/>
        </w:rPr>
        <w:t>Load Test the Storage Queue and watch the Pod Scale out.</w:t>
      </w:r>
    </w:p>
    <w:p w14:paraId="1C60D1A1" w14:textId="3529BBC2" w:rsidR="00486F41" w:rsidRPr="00486F41" w:rsidRDefault="00486F41" w:rsidP="001B794F">
      <w:pPr>
        <w:pStyle w:val="ListParagraph"/>
        <w:numPr>
          <w:ilvl w:val="0"/>
          <w:numId w:val="1"/>
        </w:numPr>
        <w:rPr>
          <w:u w:val="single"/>
        </w:rPr>
      </w:pPr>
      <w:r w:rsidRPr="00486F41">
        <w:rPr>
          <w:u w:val="single"/>
        </w:rPr>
        <w:t>TASK 4</w:t>
      </w:r>
    </w:p>
    <w:p w14:paraId="392F0BE4" w14:textId="04F5B697" w:rsidR="00486F41" w:rsidRDefault="00486F41" w:rsidP="00486F41">
      <w:pPr>
        <w:pStyle w:val="ListParagraph"/>
        <w:numPr>
          <w:ilvl w:val="1"/>
          <w:numId w:val="1"/>
        </w:numPr>
        <w:spacing w:after="0" w:line="240" w:lineRule="auto"/>
        <w:contextualSpacing w:val="0"/>
        <w:rPr>
          <w:rFonts w:eastAsia="Times New Roman"/>
          <w:lang w:val="en-GB"/>
        </w:rPr>
      </w:pPr>
      <w:r w:rsidRPr="00486F41">
        <w:rPr>
          <w:rFonts w:eastAsia="Times New Roman"/>
          <w:lang w:val="en-GB"/>
        </w:rPr>
        <w:t xml:space="preserve">Look at the Functions logs and information in Insights to help Debug Functions issue. </w:t>
      </w:r>
    </w:p>
    <w:p w14:paraId="4E6B7920" w14:textId="77777777" w:rsidR="00444298" w:rsidRPr="00444298" w:rsidRDefault="00444298" w:rsidP="00444298">
      <w:pPr>
        <w:pStyle w:val="ListParagraph"/>
        <w:numPr>
          <w:ilvl w:val="0"/>
          <w:numId w:val="1"/>
        </w:numPr>
        <w:rPr>
          <w:u w:val="single"/>
        </w:rPr>
      </w:pPr>
      <w:r w:rsidRPr="00444298">
        <w:rPr>
          <w:u w:val="single"/>
        </w:rPr>
        <w:t>EPILOGUE</w:t>
      </w:r>
    </w:p>
    <w:p w14:paraId="035C8372" w14:textId="5F37C2EB" w:rsidR="00F63020" w:rsidRDefault="00F63020" w:rsidP="00F63020">
      <w:pPr>
        <w:spacing w:after="0" w:line="240" w:lineRule="auto"/>
        <w:rPr>
          <w:rFonts w:eastAsia="Times New Roman"/>
          <w:lang w:val="en-GB"/>
        </w:rPr>
      </w:pPr>
    </w:p>
    <w:p w14:paraId="793D9BC4" w14:textId="4B8DABB5" w:rsidR="00F63020" w:rsidRDefault="00F63020" w:rsidP="00F63020">
      <w:pPr>
        <w:spacing w:after="0" w:line="240" w:lineRule="auto"/>
        <w:rPr>
          <w:rFonts w:eastAsia="Times New Roman"/>
          <w:lang w:val="en-GB"/>
        </w:rPr>
      </w:pPr>
    </w:p>
    <w:p w14:paraId="15012230" w14:textId="4FBA0819" w:rsidR="00F63020" w:rsidRDefault="00F63020" w:rsidP="00F63020">
      <w:pPr>
        <w:spacing w:after="0" w:line="240" w:lineRule="auto"/>
        <w:rPr>
          <w:rFonts w:eastAsia="Times New Roman"/>
          <w:lang w:val="en-GB"/>
        </w:rPr>
      </w:pPr>
    </w:p>
    <w:p w14:paraId="2ED589B0" w14:textId="77777777" w:rsidR="00F63020" w:rsidRDefault="00F63020" w:rsidP="00F63020">
      <w:pPr>
        <w:spacing w:after="0" w:line="240" w:lineRule="auto"/>
        <w:rPr>
          <w:rFonts w:eastAsia="Times New Roman"/>
          <w:lang w:val="en-GB"/>
        </w:rPr>
      </w:pPr>
    </w:p>
    <w:p w14:paraId="1776063A" w14:textId="6BEA2892" w:rsidR="00F63020" w:rsidRDefault="00F63020" w:rsidP="00F63020">
      <w:pPr>
        <w:rPr>
          <w:sz w:val="32"/>
          <w:szCs w:val="32"/>
        </w:rPr>
      </w:pPr>
      <w:r w:rsidRPr="00F63020">
        <w:rPr>
          <w:sz w:val="32"/>
          <w:szCs w:val="32"/>
        </w:rPr>
        <w:t>INTRODUCTION</w:t>
      </w:r>
    </w:p>
    <w:p w14:paraId="584A239A" w14:textId="311D9AF6" w:rsidR="00F63020" w:rsidRPr="00486AD3" w:rsidRDefault="00F63020" w:rsidP="00F63020">
      <w:pPr>
        <w:rPr>
          <w:b/>
          <w:bCs/>
          <w:sz w:val="24"/>
          <w:szCs w:val="24"/>
        </w:rPr>
      </w:pPr>
      <w:r w:rsidRPr="00486AD3">
        <w:rPr>
          <w:b/>
          <w:bCs/>
          <w:sz w:val="24"/>
          <w:szCs w:val="24"/>
        </w:rPr>
        <w:t>Estimated time</w:t>
      </w:r>
    </w:p>
    <w:p w14:paraId="57CE8F81" w14:textId="599AB921" w:rsidR="00F63020" w:rsidRPr="00F63020" w:rsidRDefault="00F63020" w:rsidP="00F63020">
      <w:pPr>
        <w:rPr>
          <w:rFonts w:eastAsia="Times New Roman"/>
          <w:sz w:val="24"/>
          <w:szCs w:val="24"/>
          <w:lang w:val="en-GB"/>
        </w:rPr>
      </w:pPr>
      <w:r w:rsidRPr="00F63020">
        <w:rPr>
          <w:sz w:val="24"/>
          <w:szCs w:val="24"/>
        </w:rPr>
        <w:t>40 mins</w:t>
      </w:r>
    </w:p>
    <w:p w14:paraId="1D14CD9C" w14:textId="77777777" w:rsidR="00486F41" w:rsidRDefault="00486F41" w:rsidP="00486F41">
      <w:pPr>
        <w:pStyle w:val="ListParagraph"/>
        <w:rPr>
          <w:sz w:val="32"/>
          <w:szCs w:val="32"/>
        </w:rPr>
      </w:pPr>
    </w:p>
    <w:p w14:paraId="0D4AA155" w14:textId="0071446C" w:rsidR="001B794F" w:rsidRPr="00486AD3" w:rsidRDefault="00F63020" w:rsidP="00F63020">
      <w:pPr>
        <w:rPr>
          <w:rFonts w:eastAsia="Times New Roman"/>
          <w:b/>
          <w:bCs/>
          <w:lang w:val="en-GB"/>
        </w:rPr>
      </w:pPr>
      <w:r w:rsidRPr="00486AD3">
        <w:rPr>
          <w:b/>
          <w:bCs/>
          <w:sz w:val="24"/>
          <w:szCs w:val="24"/>
        </w:rPr>
        <w:t>Objective</w:t>
      </w:r>
    </w:p>
    <w:p w14:paraId="145AA519" w14:textId="56AD6050" w:rsidR="00F63020" w:rsidRDefault="00F63020" w:rsidP="00F63020">
      <w:pPr>
        <w:rPr>
          <w:rFonts w:eastAsia="Times New Roman"/>
          <w:lang w:val="en-GB"/>
        </w:rPr>
      </w:pPr>
      <w:r>
        <w:rPr>
          <w:rFonts w:eastAsia="Times New Roman"/>
          <w:lang w:val="en-GB"/>
        </w:rPr>
        <w:t xml:space="preserve">After completing this lab, you will be able to </w:t>
      </w:r>
    </w:p>
    <w:p w14:paraId="53ECB769" w14:textId="77777777" w:rsidR="00F63020" w:rsidRPr="00F63020" w:rsidRDefault="00F63020" w:rsidP="00F63020">
      <w:pPr>
        <w:pStyle w:val="ListParagraph"/>
        <w:numPr>
          <w:ilvl w:val="0"/>
          <w:numId w:val="4"/>
        </w:numPr>
        <w:rPr>
          <w:rFonts w:eastAsia="Times New Roman"/>
        </w:rPr>
      </w:pPr>
      <w:r w:rsidRPr="00F63020">
        <w:rPr>
          <w:rFonts w:eastAsia="Times New Roman"/>
        </w:rPr>
        <w:t>Develop and Deploy Azure Functions app on Kubernetes with KEDA</w:t>
      </w:r>
    </w:p>
    <w:p w14:paraId="7E83F19D" w14:textId="3DCE714A" w:rsidR="00F63020" w:rsidRDefault="00F63020" w:rsidP="00F63020">
      <w:pPr>
        <w:rPr>
          <w:rFonts w:eastAsia="Times New Roman"/>
          <w:lang w:val="en-GB"/>
        </w:rPr>
      </w:pPr>
    </w:p>
    <w:p w14:paraId="33DCF0E9" w14:textId="5544EEF4" w:rsidR="00F63020" w:rsidRPr="00486AD3" w:rsidRDefault="00F63020" w:rsidP="00F63020">
      <w:pPr>
        <w:rPr>
          <w:rFonts w:eastAsia="Times New Roman"/>
          <w:b/>
          <w:bCs/>
          <w:lang w:val="en-GB"/>
        </w:rPr>
      </w:pPr>
      <w:r w:rsidRPr="00486AD3">
        <w:rPr>
          <w:b/>
          <w:bCs/>
          <w:sz w:val="24"/>
          <w:szCs w:val="24"/>
        </w:rPr>
        <w:t>Prerequisites</w:t>
      </w:r>
    </w:p>
    <w:p w14:paraId="1A0D4C18" w14:textId="4F2318AA" w:rsidR="00486AD3" w:rsidRDefault="00F63020" w:rsidP="00F63020">
      <w:pPr>
        <w:rPr>
          <w:rFonts w:eastAsia="Times New Roman"/>
          <w:lang w:val="en-GB"/>
        </w:rPr>
      </w:pPr>
      <w:r>
        <w:rPr>
          <w:rFonts w:eastAsia="Times New Roman"/>
          <w:lang w:val="en-GB"/>
        </w:rPr>
        <w:t>This document is designed to walk you through the whole lab. However</w:t>
      </w:r>
      <w:r w:rsidR="00486AD3">
        <w:rPr>
          <w:rFonts w:eastAsia="Times New Roman"/>
          <w:lang w:val="en-GB"/>
        </w:rPr>
        <w:t xml:space="preserve">, to take the most out of it you are expected to have </w:t>
      </w:r>
    </w:p>
    <w:p w14:paraId="574752A5" w14:textId="47A43924" w:rsidR="00486AD3" w:rsidRDefault="00486AD3" w:rsidP="00486AD3">
      <w:pPr>
        <w:pStyle w:val="ListParagraph"/>
        <w:numPr>
          <w:ilvl w:val="0"/>
          <w:numId w:val="4"/>
        </w:numPr>
        <w:rPr>
          <w:rFonts w:eastAsia="Times New Roman"/>
          <w:lang w:val="en-GB"/>
        </w:rPr>
      </w:pPr>
      <w:r>
        <w:rPr>
          <w:rFonts w:eastAsia="Times New Roman"/>
          <w:lang w:val="en-GB"/>
        </w:rPr>
        <w:t>Basic knowledge of Azure functions.</w:t>
      </w:r>
    </w:p>
    <w:p w14:paraId="33FE7210" w14:textId="0230E41D" w:rsidR="00486AD3" w:rsidRDefault="00486AD3" w:rsidP="00486AD3">
      <w:pPr>
        <w:pStyle w:val="ListParagraph"/>
        <w:numPr>
          <w:ilvl w:val="0"/>
          <w:numId w:val="4"/>
        </w:numPr>
        <w:rPr>
          <w:rFonts w:eastAsia="Times New Roman"/>
          <w:lang w:val="en-GB"/>
        </w:rPr>
      </w:pPr>
      <w:r>
        <w:rPr>
          <w:rFonts w:eastAsia="Times New Roman"/>
          <w:lang w:val="en-GB"/>
        </w:rPr>
        <w:t>Basic understanding of Docker and Containers.</w:t>
      </w:r>
    </w:p>
    <w:p w14:paraId="4D2194E4" w14:textId="3E66107E" w:rsidR="00486AD3" w:rsidRPr="00486AD3" w:rsidRDefault="00486AD3" w:rsidP="00486AD3">
      <w:pPr>
        <w:pStyle w:val="ListParagraph"/>
        <w:numPr>
          <w:ilvl w:val="0"/>
          <w:numId w:val="4"/>
        </w:numPr>
        <w:rPr>
          <w:rFonts w:eastAsia="Times New Roman"/>
          <w:lang w:val="en-GB"/>
        </w:rPr>
      </w:pPr>
      <w:r>
        <w:rPr>
          <w:rFonts w:eastAsia="Times New Roman"/>
          <w:lang w:val="en-GB"/>
        </w:rPr>
        <w:t>Basic understanding of Kubernetes</w:t>
      </w:r>
    </w:p>
    <w:p w14:paraId="5128A5B4" w14:textId="5AA678D8" w:rsidR="00486F41" w:rsidRDefault="00486F41" w:rsidP="00F63020">
      <w:pPr>
        <w:rPr>
          <w:sz w:val="32"/>
          <w:szCs w:val="32"/>
        </w:rPr>
      </w:pPr>
    </w:p>
    <w:p w14:paraId="3F76ED61" w14:textId="6517A807" w:rsidR="00486AD3" w:rsidRDefault="00486AD3" w:rsidP="00F63020">
      <w:pPr>
        <w:rPr>
          <w:b/>
          <w:bCs/>
          <w:sz w:val="24"/>
          <w:szCs w:val="24"/>
        </w:rPr>
      </w:pPr>
      <w:r w:rsidRPr="00486AD3">
        <w:rPr>
          <w:b/>
          <w:bCs/>
          <w:sz w:val="24"/>
          <w:szCs w:val="24"/>
        </w:rPr>
        <w:t>Overview of the lab</w:t>
      </w:r>
    </w:p>
    <w:p w14:paraId="474043C9" w14:textId="0281D1C7" w:rsidR="00486AD3" w:rsidRDefault="00486AD3" w:rsidP="00F63020">
      <w:pPr>
        <w:rPr>
          <w:rFonts w:eastAsia="Times New Roman"/>
          <w:lang w:val="en-GB"/>
        </w:rPr>
      </w:pPr>
      <w:r w:rsidRPr="00486AD3">
        <w:rPr>
          <w:rFonts w:eastAsia="Times New Roman"/>
          <w:lang w:val="en-GB"/>
        </w:rPr>
        <w:t>The lab consists of 4 steps. This document</w:t>
      </w:r>
      <w:r>
        <w:rPr>
          <w:rFonts w:eastAsia="Times New Roman"/>
          <w:lang w:val="en-GB"/>
        </w:rPr>
        <w:t xml:space="preserve"> provides a complete walkthrough of Develop and </w:t>
      </w:r>
      <w:r w:rsidR="008078FD">
        <w:rPr>
          <w:rFonts w:eastAsia="Times New Roman"/>
          <w:lang w:val="en-GB"/>
        </w:rPr>
        <w:t>Deployment of</w:t>
      </w:r>
      <w:r>
        <w:rPr>
          <w:rFonts w:eastAsia="Times New Roman"/>
          <w:lang w:val="en-GB"/>
        </w:rPr>
        <w:t xml:space="preserve"> Azure functions on Kubernetes.</w:t>
      </w:r>
    </w:p>
    <w:p w14:paraId="3E6C6FD7" w14:textId="610B6CF6" w:rsidR="008078FD" w:rsidRDefault="008078FD" w:rsidP="00F63020">
      <w:pPr>
        <w:rPr>
          <w:rFonts w:eastAsia="Times New Roman"/>
          <w:lang w:val="en-GB"/>
        </w:rPr>
      </w:pPr>
    </w:p>
    <w:p w14:paraId="0E5FFBC0" w14:textId="119B221A" w:rsidR="008078FD" w:rsidRPr="008078FD" w:rsidRDefault="008078FD" w:rsidP="00F63020">
      <w:pPr>
        <w:rPr>
          <w:sz w:val="32"/>
          <w:szCs w:val="32"/>
        </w:rPr>
      </w:pPr>
      <w:r w:rsidRPr="008078FD">
        <w:rPr>
          <w:sz w:val="32"/>
          <w:szCs w:val="32"/>
        </w:rPr>
        <w:t>GETTING THINGS READY</w:t>
      </w:r>
    </w:p>
    <w:p w14:paraId="73EC1DF2" w14:textId="3C729986" w:rsidR="00C94275" w:rsidRDefault="008078FD" w:rsidP="008078FD">
      <w:pPr>
        <w:rPr>
          <w:rFonts w:eastAsia="Times New Roman"/>
          <w:lang w:val="en-GB"/>
        </w:rPr>
      </w:pPr>
      <w:r w:rsidRPr="008078FD">
        <w:rPr>
          <w:rFonts w:eastAsia="Times New Roman"/>
          <w:lang w:val="en-GB"/>
        </w:rPr>
        <w:t>First</w:t>
      </w:r>
      <w:r>
        <w:rPr>
          <w:rFonts w:eastAsia="Times New Roman"/>
          <w:lang w:val="en-GB"/>
        </w:rPr>
        <w:t>, we need to setup environment which is very simple</w:t>
      </w:r>
      <w:r w:rsidR="00806562">
        <w:rPr>
          <w:rFonts w:eastAsia="Times New Roman"/>
          <w:lang w:val="en-GB"/>
        </w:rPr>
        <w:t>.</w:t>
      </w:r>
    </w:p>
    <w:p w14:paraId="137887F1" w14:textId="3577702A" w:rsidR="00806562" w:rsidRDefault="00806562" w:rsidP="008078FD">
      <w:pPr>
        <w:rPr>
          <w:rFonts w:eastAsia="Times New Roman"/>
          <w:lang w:val="en-GB"/>
        </w:rPr>
      </w:pPr>
      <w:r>
        <w:rPr>
          <w:rFonts w:eastAsia="Times New Roman"/>
          <w:lang w:val="en-GB"/>
        </w:rPr>
        <w:t>To run this lab, we need:</w:t>
      </w:r>
    </w:p>
    <w:p w14:paraId="21553A93" w14:textId="610D976A" w:rsidR="00806562" w:rsidRDefault="00806562" w:rsidP="00806562">
      <w:pPr>
        <w:pStyle w:val="ListParagraph"/>
        <w:numPr>
          <w:ilvl w:val="0"/>
          <w:numId w:val="8"/>
        </w:numPr>
        <w:rPr>
          <w:rFonts w:eastAsia="Times New Roman"/>
          <w:lang w:val="en-GB"/>
        </w:rPr>
      </w:pPr>
      <w:r w:rsidRPr="00806562">
        <w:rPr>
          <w:rFonts w:eastAsia="Times New Roman"/>
          <w:lang w:val="en-GB"/>
        </w:rPr>
        <w:t xml:space="preserve">An </w:t>
      </w:r>
      <w:r>
        <w:rPr>
          <w:rFonts w:eastAsia="Times New Roman"/>
          <w:lang w:val="en-GB"/>
        </w:rPr>
        <w:t>Azure Subscription (one provided by Ready) which have already resources created for the purpose of this lab:</w:t>
      </w:r>
    </w:p>
    <w:p w14:paraId="407542CF" w14:textId="41571B99" w:rsidR="00806562" w:rsidRDefault="00806562" w:rsidP="00806562">
      <w:pPr>
        <w:pStyle w:val="ListParagraph"/>
        <w:numPr>
          <w:ilvl w:val="1"/>
          <w:numId w:val="8"/>
        </w:numPr>
        <w:rPr>
          <w:rFonts w:eastAsia="Times New Roman"/>
          <w:lang w:val="en-GB"/>
        </w:rPr>
      </w:pPr>
      <w:r>
        <w:rPr>
          <w:rFonts w:eastAsia="Times New Roman"/>
          <w:lang w:val="en-GB"/>
        </w:rPr>
        <w:t>Azure Kubernetes Clusters</w:t>
      </w:r>
    </w:p>
    <w:p w14:paraId="45CA91DA" w14:textId="5F90151A" w:rsidR="00806562" w:rsidRDefault="00806562" w:rsidP="00806562">
      <w:pPr>
        <w:pStyle w:val="ListParagraph"/>
        <w:numPr>
          <w:ilvl w:val="1"/>
          <w:numId w:val="8"/>
        </w:numPr>
        <w:rPr>
          <w:rFonts w:eastAsia="Times New Roman"/>
          <w:lang w:val="en-GB"/>
        </w:rPr>
      </w:pPr>
      <w:r>
        <w:rPr>
          <w:rFonts w:eastAsia="Times New Roman"/>
          <w:lang w:val="en-GB"/>
        </w:rPr>
        <w:t>Azure storage account</w:t>
      </w:r>
    </w:p>
    <w:p w14:paraId="35865E56" w14:textId="34CD50CD" w:rsidR="00806562" w:rsidRDefault="00806562" w:rsidP="00806562">
      <w:pPr>
        <w:pStyle w:val="ListParagraph"/>
        <w:numPr>
          <w:ilvl w:val="1"/>
          <w:numId w:val="8"/>
        </w:numPr>
        <w:rPr>
          <w:rFonts w:eastAsia="Times New Roman"/>
          <w:lang w:val="en-GB"/>
        </w:rPr>
      </w:pPr>
      <w:r>
        <w:rPr>
          <w:rFonts w:eastAsia="Times New Roman"/>
          <w:lang w:val="en-GB"/>
        </w:rPr>
        <w:t>Azure container registry</w:t>
      </w:r>
    </w:p>
    <w:p w14:paraId="43A1913A" w14:textId="42B8AED5" w:rsidR="00806562" w:rsidRDefault="00806562" w:rsidP="00806562">
      <w:pPr>
        <w:pStyle w:val="ListParagraph"/>
        <w:numPr>
          <w:ilvl w:val="1"/>
          <w:numId w:val="8"/>
        </w:numPr>
        <w:rPr>
          <w:rFonts w:eastAsia="Times New Roman"/>
          <w:lang w:val="en-GB"/>
        </w:rPr>
      </w:pPr>
      <w:r>
        <w:rPr>
          <w:rFonts w:eastAsia="Times New Roman"/>
          <w:lang w:val="en-GB"/>
        </w:rPr>
        <w:t>Azure VM</w:t>
      </w:r>
    </w:p>
    <w:p w14:paraId="2DD4877B" w14:textId="2BE0B0A3" w:rsidR="00806562" w:rsidRDefault="00806562" w:rsidP="00806562">
      <w:pPr>
        <w:rPr>
          <w:rFonts w:eastAsia="Times New Roman"/>
          <w:lang w:val="en-GB"/>
        </w:rPr>
      </w:pPr>
    </w:p>
    <w:p w14:paraId="61675EC9" w14:textId="77777777" w:rsidR="00DD2881" w:rsidRDefault="00DD2881" w:rsidP="00806562">
      <w:pPr>
        <w:rPr>
          <w:sz w:val="32"/>
          <w:szCs w:val="32"/>
        </w:rPr>
      </w:pPr>
    </w:p>
    <w:p w14:paraId="4A4D8B62" w14:textId="77777777" w:rsidR="00DD2881" w:rsidRDefault="00DD2881" w:rsidP="00806562">
      <w:pPr>
        <w:rPr>
          <w:sz w:val="32"/>
          <w:szCs w:val="32"/>
        </w:rPr>
      </w:pPr>
    </w:p>
    <w:p w14:paraId="55716EAC" w14:textId="77777777" w:rsidR="00DD2881" w:rsidRDefault="00DD2881" w:rsidP="00806562">
      <w:pPr>
        <w:rPr>
          <w:sz w:val="32"/>
          <w:szCs w:val="32"/>
        </w:rPr>
      </w:pPr>
    </w:p>
    <w:p w14:paraId="19BF447C" w14:textId="77777777" w:rsidR="00DD2881" w:rsidRDefault="00DD2881" w:rsidP="00806562">
      <w:pPr>
        <w:rPr>
          <w:sz w:val="32"/>
          <w:szCs w:val="32"/>
        </w:rPr>
      </w:pPr>
    </w:p>
    <w:p w14:paraId="51468EBD" w14:textId="7BAF939F" w:rsidR="00806562" w:rsidRPr="00806562" w:rsidRDefault="00806562" w:rsidP="00806562">
      <w:pPr>
        <w:rPr>
          <w:sz w:val="32"/>
          <w:szCs w:val="32"/>
        </w:rPr>
      </w:pPr>
      <w:r w:rsidRPr="00806562">
        <w:rPr>
          <w:sz w:val="32"/>
          <w:szCs w:val="32"/>
        </w:rPr>
        <w:lastRenderedPageBreak/>
        <w:t>TASK 1</w:t>
      </w:r>
      <w:r w:rsidR="00DD2881">
        <w:rPr>
          <w:sz w:val="32"/>
          <w:szCs w:val="32"/>
        </w:rPr>
        <w:t xml:space="preserve">: </w:t>
      </w:r>
      <w:r w:rsidR="00DD2881" w:rsidRPr="00DD2881">
        <w:rPr>
          <w:sz w:val="32"/>
          <w:szCs w:val="32"/>
        </w:rPr>
        <w:t>Create the Azure Functions locally and test with Queue Trigger</w:t>
      </w:r>
    </w:p>
    <w:p w14:paraId="68167215" w14:textId="6E150D55" w:rsidR="00806562" w:rsidRDefault="00806562" w:rsidP="00DD2881">
      <w:pPr>
        <w:rPr>
          <w:rFonts w:eastAsia="Times New Roman"/>
          <w:lang w:val="en-GB"/>
        </w:rPr>
      </w:pPr>
    </w:p>
    <w:p w14:paraId="38AD5603" w14:textId="586A8D72" w:rsidR="00DD2881" w:rsidRPr="00D00ACF" w:rsidRDefault="00DD2881" w:rsidP="00DD2881">
      <w:pPr>
        <w:rPr>
          <w:rFonts w:eastAsia="Times New Roman"/>
          <w:b/>
          <w:bCs/>
          <w:lang w:val="en-GB"/>
        </w:rPr>
      </w:pPr>
      <w:r w:rsidRPr="00D00ACF">
        <w:rPr>
          <w:rFonts w:eastAsia="Times New Roman"/>
          <w:b/>
          <w:bCs/>
          <w:lang w:val="en-GB"/>
        </w:rPr>
        <w:t xml:space="preserve">1. Open CMD on the Virtual machine </w:t>
      </w:r>
    </w:p>
    <w:p w14:paraId="0615F6AB" w14:textId="0BD4933B" w:rsidR="00DD2881" w:rsidRPr="00D00ACF" w:rsidRDefault="00DD2881" w:rsidP="00DD2881">
      <w:pPr>
        <w:rPr>
          <w:rFonts w:eastAsia="Times New Roman"/>
          <w:b/>
          <w:bCs/>
          <w:lang w:val="en-GB"/>
        </w:rPr>
      </w:pPr>
      <w:r w:rsidRPr="00D00ACF">
        <w:rPr>
          <w:rFonts w:eastAsia="Times New Roman"/>
          <w:b/>
          <w:bCs/>
          <w:lang w:val="en-GB"/>
        </w:rPr>
        <w:t>2. Create a new directory for the function app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E66CE9" w14:paraId="5BF2C4AE" w14:textId="77777777" w:rsidTr="008326B5">
        <w:tc>
          <w:tcPr>
            <w:tcW w:w="9350" w:type="dxa"/>
          </w:tcPr>
          <w:p w14:paraId="5221AB83" w14:textId="77777777" w:rsidR="00E66CE9" w:rsidRDefault="00E66CE9" w:rsidP="00E66CE9">
            <w:pPr>
              <w:rPr>
                <w:rFonts w:eastAsia="Times New Roman"/>
                <w:lang w:val="en-GB"/>
              </w:rPr>
            </w:pPr>
          </w:p>
          <w:p w14:paraId="4639EF24" w14:textId="77777777" w:rsidR="008326B5" w:rsidRDefault="008326B5" w:rsidP="008326B5">
            <w:pPr>
              <w:pStyle w:val="HTMLPreformatted"/>
              <w:shd w:val="clear" w:color="auto" w:fill="F6F8FA"/>
              <w:rPr>
                <w:rStyle w:val="HTMLCode"/>
                <w:rFonts w:ascii="Consolas" w:hAnsi="Consolas"/>
                <w:color w:val="24292E"/>
                <w:bdr w:val="none" w:sz="0" w:space="0" w:color="auto" w:frame="1"/>
              </w:rPr>
            </w:pPr>
            <w:proofErr w:type="spellStart"/>
            <w:r>
              <w:rPr>
                <w:rStyle w:val="HTMLCode"/>
                <w:rFonts w:ascii="Consolas" w:hAnsi="Consolas"/>
                <w:color w:val="24292E"/>
                <w:bdr w:val="none" w:sz="0" w:space="0" w:color="auto" w:frame="1"/>
              </w:rPr>
              <w:t>mkdir</w:t>
            </w:r>
            <w:proofErr w:type="spellEnd"/>
            <w:r>
              <w:rPr>
                <w:rStyle w:val="HTMLCode"/>
                <w:rFonts w:ascii="Consolas" w:hAnsi="Consolas"/>
                <w:color w:val="24292E"/>
                <w:bdr w:val="none" w:sz="0" w:space="0" w:color="auto" w:frame="1"/>
              </w:rPr>
              <w:t xml:space="preserve"> hello-</w:t>
            </w:r>
            <w:proofErr w:type="spellStart"/>
            <w:r>
              <w:rPr>
                <w:rStyle w:val="HTMLCode"/>
                <w:rFonts w:ascii="Consolas" w:hAnsi="Consolas"/>
                <w:color w:val="24292E"/>
                <w:bdr w:val="none" w:sz="0" w:space="0" w:color="auto" w:frame="1"/>
              </w:rPr>
              <w:t>keda</w:t>
            </w:r>
            <w:proofErr w:type="spellEnd"/>
          </w:p>
          <w:p w14:paraId="37982480" w14:textId="77777777" w:rsidR="008326B5" w:rsidRDefault="008326B5" w:rsidP="008326B5">
            <w:pPr>
              <w:pStyle w:val="HTMLPreformatted"/>
              <w:shd w:val="clear" w:color="auto" w:fill="F6F8FA"/>
              <w:rPr>
                <w:rFonts w:ascii="Consolas" w:hAnsi="Consolas"/>
                <w:color w:val="24292E"/>
              </w:rPr>
            </w:pPr>
            <w:r>
              <w:rPr>
                <w:rStyle w:val="HTMLCode"/>
                <w:rFonts w:ascii="Consolas" w:hAnsi="Consolas"/>
                <w:color w:val="24292E"/>
                <w:bdr w:val="none" w:sz="0" w:space="0" w:color="auto" w:frame="1"/>
              </w:rPr>
              <w:t>cd hello-</w:t>
            </w:r>
            <w:proofErr w:type="spellStart"/>
            <w:r>
              <w:rPr>
                <w:rStyle w:val="HTMLCode"/>
                <w:rFonts w:ascii="Consolas" w:hAnsi="Consolas"/>
                <w:color w:val="24292E"/>
                <w:bdr w:val="none" w:sz="0" w:space="0" w:color="auto" w:frame="1"/>
              </w:rPr>
              <w:t>keda</w:t>
            </w:r>
            <w:proofErr w:type="spellEnd"/>
          </w:p>
          <w:p w14:paraId="42BCB183" w14:textId="62BD15F8" w:rsidR="00E66CE9" w:rsidRDefault="008326B5" w:rsidP="008326B5">
            <w:pPr>
              <w:rPr>
                <w:rFonts w:eastAsia="Times New Roman"/>
                <w:lang w:val="en-GB"/>
              </w:rPr>
            </w:pPr>
            <w:r>
              <w:rPr>
                <w:rFonts w:eastAsia="Times New Roman"/>
                <w:lang w:val="en-GB"/>
              </w:rPr>
              <w:t xml:space="preserve"> </w:t>
            </w:r>
          </w:p>
        </w:tc>
      </w:tr>
    </w:tbl>
    <w:p w14:paraId="7520FA4C" w14:textId="77777777" w:rsidR="00E66CE9" w:rsidRPr="00DD2881" w:rsidRDefault="00E66CE9" w:rsidP="00DD2881">
      <w:pPr>
        <w:rPr>
          <w:rFonts w:eastAsia="Times New Roman"/>
          <w:lang w:val="en-GB"/>
        </w:rPr>
      </w:pPr>
    </w:p>
    <w:p w14:paraId="3C0DCB78" w14:textId="7CE2D18C" w:rsidR="00DD2881" w:rsidRPr="00D00ACF" w:rsidRDefault="00DD2881" w:rsidP="00DD2881">
      <w:pPr>
        <w:rPr>
          <w:rFonts w:eastAsia="Times New Roman"/>
          <w:b/>
          <w:bCs/>
          <w:lang w:val="en-GB"/>
        </w:rPr>
      </w:pPr>
      <w:r w:rsidRPr="00D00ACF">
        <w:rPr>
          <w:rFonts w:eastAsia="Times New Roman"/>
          <w:b/>
          <w:bCs/>
          <w:lang w:val="en-GB"/>
        </w:rPr>
        <w:t>3. Initialize the directory for functions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E66CE9" w14:paraId="4D998BE0" w14:textId="77777777" w:rsidTr="008326B5">
        <w:tc>
          <w:tcPr>
            <w:tcW w:w="9350" w:type="dxa"/>
          </w:tcPr>
          <w:p w14:paraId="2CF901FB" w14:textId="77777777" w:rsidR="00E66CE9" w:rsidRDefault="00E66CE9" w:rsidP="00E66CE9">
            <w:pPr>
              <w:rPr>
                <w:rFonts w:eastAsia="Times New Roman"/>
                <w:lang w:val="en-GB"/>
              </w:rPr>
            </w:pPr>
          </w:p>
          <w:p w14:paraId="5192FC16" w14:textId="77777777" w:rsidR="008326B5" w:rsidRDefault="008326B5" w:rsidP="008326B5">
            <w:pPr>
              <w:pStyle w:val="HTMLPreformatted"/>
              <w:shd w:val="clear" w:color="auto" w:fill="F6F8FA"/>
              <w:rPr>
                <w:rFonts w:ascii="Consolas" w:hAnsi="Consolas"/>
                <w:color w:val="24292E"/>
              </w:rPr>
            </w:pPr>
            <w:proofErr w:type="spellStart"/>
            <w:r>
              <w:rPr>
                <w:rStyle w:val="HTMLCode"/>
                <w:rFonts w:ascii="Consolas" w:hAnsi="Consolas"/>
                <w:color w:val="24292E"/>
                <w:bdr w:val="none" w:sz="0" w:space="0" w:color="auto" w:frame="1"/>
              </w:rPr>
              <w:t>func</w:t>
            </w:r>
            <w:proofErr w:type="spellEnd"/>
            <w:r>
              <w:rPr>
                <w:rStyle w:val="HTMLCode"/>
                <w:rFonts w:ascii="Consolas" w:hAnsi="Consolas"/>
                <w:color w:val="24292E"/>
                <w:bdr w:val="none" w:sz="0" w:space="0" w:color="auto" w:frame="1"/>
              </w:rPr>
              <w:t xml:space="preserve"> </w:t>
            </w:r>
            <w:proofErr w:type="spellStart"/>
            <w:proofErr w:type="gramStart"/>
            <w:r>
              <w:rPr>
                <w:rStyle w:val="HTMLCode"/>
                <w:rFonts w:ascii="Consolas" w:hAnsi="Consolas"/>
                <w:color w:val="24292E"/>
                <w:bdr w:val="none" w:sz="0" w:space="0" w:color="auto" w:frame="1"/>
              </w:rPr>
              <w:t>init</w:t>
            </w:r>
            <w:proofErr w:type="spellEnd"/>
            <w:r>
              <w:rPr>
                <w:rStyle w:val="HTMLCode"/>
                <w:rFonts w:ascii="Consolas" w:hAnsi="Consolas"/>
                <w:color w:val="24292E"/>
                <w:bdr w:val="none" w:sz="0" w:space="0" w:color="auto" w:frame="1"/>
              </w:rPr>
              <w:t xml:space="preserve"> .</w:t>
            </w:r>
            <w:proofErr w:type="gramEnd"/>
            <w:r>
              <w:rPr>
                <w:rStyle w:val="HTMLCode"/>
                <w:rFonts w:ascii="Consolas" w:hAnsi="Consolas"/>
                <w:color w:val="24292E"/>
                <w:bdr w:val="none" w:sz="0" w:space="0" w:color="auto" w:frame="1"/>
              </w:rPr>
              <w:t xml:space="preserve"> --docker</w:t>
            </w:r>
          </w:p>
          <w:p w14:paraId="654971A4" w14:textId="0EDDA8D8" w:rsidR="00E66CE9" w:rsidRDefault="008326B5" w:rsidP="008326B5">
            <w:pPr>
              <w:rPr>
                <w:rFonts w:eastAsia="Times New Roman"/>
                <w:lang w:val="en-GB"/>
              </w:rPr>
            </w:pPr>
            <w:r>
              <w:rPr>
                <w:rFonts w:eastAsia="Times New Roman"/>
                <w:lang w:val="en-GB"/>
              </w:rPr>
              <w:t xml:space="preserve"> </w:t>
            </w:r>
          </w:p>
        </w:tc>
      </w:tr>
    </w:tbl>
    <w:p w14:paraId="3BA4BDB1" w14:textId="492AE89C" w:rsidR="00E66CE9" w:rsidRPr="00DD2881" w:rsidRDefault="00E66CE9" w:rsidP="00DD2881">
      <w:pPr>
        <w:rPr>
          <w:rFonts w:eastAsia="Times New Roman"/>
          <w:lang w:val="en-GB"/>
        </w:rPr>
      </w:pPr>
      <w:r w:rsidRPr="00DD2881">
        <w:rPr>
          <w:rFonts w:eastAsia="Times New Roman"/>
          <w:lang w:val="en-GB"/>
        </w:rPr>
        <w:t xml:space="preserve">Select </w:t>
      </w:r>
      <w:r>
        <w:rPr>
          <w:rFonts w:eastAsia="Times New Roman"/>
          <w:lang w:val="en-GB"/>
        </w:rPr>
        <w:t>dotnet</w:t>
      </w:r>
    </w:p>
    <w:p w14:paraId="4876FE73" w14:textId="76E8A422" w:rsidR="00DD2881" w:rsidRPr="00D00ACF" w:rsidRDefault="00DD2881" w:rsidP="00DD2881">
      <w:pPr>
        <w:rPr>
          <w:rFonts w:eastAsia="Times New Roman"/>
          <w:b/>
          <w:bCs/>
          <w:lang w:val="en-GB"/>
        </w:rPr>
      </w:pPr>
      <w:r w:rsidRPr="00D00ACF">
        <w:rPr>
          <w:rFonts w:eastAsia="Times New Roman"/>
          <w:b/>
          <w:bCs/>
          <w:lang w:val="en-GB"/>
        </w:rPr>
        <w:t>4. Add a new queue triggered 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E66CE9" w14:paraId="0FB5B06A" w14:textId="77777777" w:rsidTr="008326B5">
        <w:tc>
          <w:tcPr>
            <w:tcW w:w="9350" w:type="dxa"/>
          </w:tcPr>
          <w:p w14:paraId="7BD99FC0" w14:textId="77777777" w:rsidR="00E66CE9" w:rsidRDefault="00E66CE9" w:rsidP="00DD2881">
            <w:pPr>
              <w:rPr>
                <w:rFonts w:eastAsia="Times New Roman"/>
                <w:lang w:val="en-GB"/>
              </w:rPr>
            </w:pPr>
          </w:p>
          <w:p w14:paraId="2B550AC8" w14:textId="77777777" w:rsidR="008326B5" w:rsidRDefault="008326B5" w:rsidP="008326B5">
            <w:pPr>
              <w:pStyle w:val="HTMLPreformatted"/>
              <w:shd w:val="clear" w:color="auto" w:fill="F6F8FA"/>
              <w:rPr>
                <w:rFonts w:ascii="Consolas" w:hAnsi="Consolas"/>
                <w:color w:val="24292E"/>
              </w:rPr>
            </w:pPr>
            <w:proofErr w:type="spellStart"/>
            <w:r>
              <w:rPr>
                <w:rStyle w:val="HTMLCode"/>
                <w:rFonts w:ascii="Consolas" w:hAnsi="Consolas"/>
                <w:color w:val="24292E"/>
                <w:bdr w:val="none" w:sz="0" w:space="0" w:color="auto" w:frame="1"/>
              </w:rPr>
              <w:t>func</w:t>
            </w:r>
            <w:proofErr w:type="spellEnd"/>
            <w:r>
              <w:rPr>
                <w:rStyle w:val="HTMLCode"/>
                <w:rFonts w:ascii="Consolas" w:hAnsi="Consolas"/>
                <w:color w:val="24292E"/>
                <w:bdr w:val="none" w:sz="0" w:space="0" w:color="auto" w:frame="1"/>
              </w:rPr>
              <w:t xml:space="preserve"> new</w:t>
            </w:r>
          </w:p>
          <w:p w14:paraId="2A300828" w14:textId="788B6655" w:rsidR="00E66CE9" w:rsidRDefault="008326B5" w:rsidP="008326B5">
            <w:pPr>
              <w:rPr>
                <w:rFonts w:eastAsia="Times New Roman"/>
                <w:lang w:val="en-GB"/>
              </w:rPr>
            </w:pPr>
            <w:r>
              <w:rPr>
                <w:rFonts w:eastAsia="Times New Roman"/>
                <w:lang w:val="en-GB"/>
              </w:rPr>
              <w:t xml:space="preserve"> </w:t>
            </w:r>
          </w:p>
        </w:tc>
      </w:tr>
    </w:tbl>
    <w:p w14:paraId="030EAD8F" w14:textId="33A963BD" w:rsidR="00DD2881" w:rsidRPr="00DD2881" w:rsidRDefault="00DD2881" w:rsidP="00DD2881">
      <w:pPr>
        <w:rPr>
          <w:rFonts w:eastAsia="Times New Roman"/>
          <w:lang w:val="en-GB"/>
        </w:rPr>
      </w:pPr>
      <w:r w:rsidRPr="00DD2881">
        <w:rPr>
          <w:rFonts w:eastAsia="Times New Roman"/>
          <w:lang w:val="en-GB"/>
        </w:rPr>
        <w:t>Select Azure Queue Storage Trigger</w:t>
      </w:r>
    </w:p>
    <w:p w14:paraId="66F4EC88" w14:textId="1D69A446" w:rsidR="008326B5" w:rsidRPr="00DD2881" w:rsidRDefault="00FE23BF" w:rsidP="00DD2881">
      <w:pPr>
        <w:rPr>
          <w:rFonts w:eastAsia="Times New Roman"/>
          <w:lang w:val="en-GB"/>
        </w:rPr>
      </w:pPr>
      <w:ins w:id="8" w:author="Larry Wall (AZURE DEV)" w:date="2020-02-04T05:55:00Z">
        <w:r>
          <w:rPr>
            <w:rFonts w:eastAsia="Times New Roman"/>
            <w:lang w:val="en-GB"/>
          </w:rPr>
          <w:t>When the command prompt requests for the name of your function, enter “QueueTrigger1”</w:t>
        </w:r>
      </w:ins>
      <w:del w:id="9" w:author="Larry Wall (AZURE DEV)" w:date="2020-02-04T05:55:00Z">
        <w:r w:rsidR="00DD2881" w:rsidRPr="00DD2881" w:rsidDel="00FE23BF">
          <w:rPr>
            <w:rFonts w:eastAsia="Times New Roman"/>
            <w:lang w:val="en-GB"/>
          </w:rPr>
          <w:delText>Leave the default of QueueTrigger</w:delText>
        </w:r>
        <w:r w:rsidR="00DD2881" w:rsidDel="00FE23BF">
          <w:rPr>
            <w:rFonts w:eastAsia="Times New Roman"/>
            <w:lang w:val="en-GB"/>
          </w:rPr>
          <w:delText>1</w:delText>
        </w:r>
        <w:r w:rsidR="00DD2881" w:rsidRPr="00DD2881" w:rsidDel="00FE23BF">
          <w:rPr>
            <w:rFonts w:eastAsia="Times New Roman"/>
            <w:lang w:val="en-GB"/>
          </w:rPr>
          <w:delText xml:space="preserve"> for the name</w:delText>
        </w:r>
      </w:del>
      <w:ins w:id="10" w:author="Larry Wall (AZURE DEV)" w:date="2020-02-04T05:55:00Z">
        <w:r>
          <w:rPr>
            <w:rFonts w:eastAsia="Times New Roman"/>
            <w:lang w:val="en-GB"/>
          </w:rPr>
          <w:t>.</w:t>
        </w:r>
      </w:ins>
    </w:p>
    <w:p w14:paraId="19393687" w14:textId="6EFA3784" w:rsidR="00D00ACF" w:rsidRDefault="00DD2881" w:rsidP="00DD2881">
      <w:pPr>
        <w:rPr>
          <w:rFonts w:eastAsia="Times New Roman"/>
          <w:b/>
          <w:bCs/>
          <w:lang w:val="en-GB"/>
        </w:rPr>
      </w:pPr>
      <w:r w:rsidRPr="00D00ACF">
        <w:rPr>
          <w:rFonts w:eastAsia="Times New Roman"/>
          <w:b/>
          <w:bCs/>
          <w:lang w:val="en-GB"/>
        </w:rPr>
        <w:t>5.</w:t>
      </w:r>
      <w:r w:rsidR="00D00ACF">
        <w:rPr>
          <w:rFonts w:eastAsia="Times New Roman"/>
          <w:b/>
          <w:bCs/>
          <w:lang w:val="en-GB"/>
        </w:rPr>
        <w:t xml:space="preserve"> </w:t>
      </w:r>
      <w:r w:rsidR="00D00ACF" w:rsidRPr="00D00ACF">
        <w:rPr>
          <w:rFonts w:eastAsia="Times New Roman"/>
          <w:b/>
          <w:bCs/>
          <w:lang w:val="en-GB"/>
        </w:rPr>
        <w:t>Create an Azure storage queue</w:t>
      </w:r>
      <w:r w:rsidRPr="00D00ACF">
        <w:rPr>
          <w:rFonts w:eastAsia="Times New Roman"/>
          <w:b/>
          <w:bCs/>
          <w:lang w:val="en-GB"/>
        </w:rPr>
        <w:t xml:space="preserve"> </w:t>
      </w:r>
    </w:p>
    <w:p w14:paraId="0E635286" w14:textId="2C782BE8" w:rsidR="00E66CE9" w:rsidRPr="00D00ACF" w:rsidRDefault="00E66CE9" w:rsidP="00DD2881">
      <w:pPr>
        <w:rPr>
          <w:rFonts w:eastAsia="Times New Roman"/>
          <w:lang w:val="en-GB"/>
        </w:rPr>
      </w:pPr>
      <w:r w:rsidRPr="00D00ACF">
        <w:rPr>
          <w:rFonts w:eastAsia="Times New Roman"/>
          <w:lang w:val="en-GB"/>
        </w:rPr>
        <w:t>Azure storage account is already created in given subscription.</w:t>
      </w:r>
    </w:p>
    <w:p w14:paraId="0F537D26" w14:textId="6FC31613" w:rsidR="00806562" w:rsidRDefault="00DD2881" w:rsidP="00DD2881">
      <w:pPr>
        <w:rPr>
          <w:rFonts w:eastAsia="Times New Roman"/>
          <w:lang w:val="en-GB"/>
        </w:rPr>
      </w:pPr>
      <w:r w:rsidRPr="00DD2881">
        <w:rPr>
          <w:rFonts w:eastAsia="Times New Roman"/>
          <w:lang w:val="en-GB"/>
        </w:rPr>
        <w:t>Create an Azure storage queue</w:t>
      </w:r>
      <w:r w:rsidR="00E66CE9">
        <w:rPr>
          <w:rFonts w:eastAsia="Times New Roman"/>
          <w:lang w:val="en-GB"/>
        </w:rPr>
        <w:t xml:space="preserve"> and use name</w:t>
      </w:r>
      <w:r w:rsidRPr="00DD2881">
        <w:rPr>
          <w:rFonts w:eastAsia="Times New Roman"/>
          <w:lang w:val="en-GB"/>
        </w:rPr>
        <w:t xml:space="preserve"> </w:t>
      </w:r>
      <w:proofErr w:type="spellStart"/>
      <w:r w:rsidRPr="00E66CE9">
        <w:rPr>
          <w:rFonts w:eastAsia="Times New Roman"/>
          <w:b/>
          <w:bCs/>
          <w:lang w:val="en-GB"/>
        </w:rPr>
        <w:t>js</w:t>
      </w:r>
      <w:proofErr w:type="spellEnd"/>
      <w:r w:rsidRPr="00E66CE9">
        <w:rPr>
          <w:rFonts w:eastAsia="Times New Roman"/>
          <w:b/>
          <w:bCs/>
          <w:lang w:val="en-GB"/>
        </w:rPr>
        <w:t>-queue-items</w:t>
      </w:r>
      <w:r>
        <w:rPr>
          <w:rFonts w:eastAsia="Times New Roman"/>
          <w:lang w:val="en-GB"/>
        </w:rPr>
        <w:t xml:space="preserve"> </w:t>
      </w:r>
    </w:p>
    <w:p w14:paraId="674D0976" w14:textId="04F39E41" w:rsidR="00DD2881" w:rsidRDefault="008326B5" w:rsidP="00DD2881">
      <w:pPr>
        <w:rPr>
          <w:rFonts w:eastAsia="Times New Roman"/>
          <w:lang w:val="en-GB"/>
        </w:rPr>
      </w:pPr>
      <w:r>
        <w:rPr>
          <w:rFonts w:eastAsia="Times New Roman"/>
          <w:noProof/>
          <w:lang w:val="en-GB"/>
        </w:rPr>
        <w:drawing>
          <wp:inline distT="0" distB="0" distL="0" distR="0" wp14:anchorId="356646C7" wp14:editId="2FB5FF16">
            <wp:extent cx="5737860" cy="1701471"/>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47429" cy="1704309"/>
                    </a:xfrm>
                    <a:prstGeom prst="rect">
                      <a:avLst/>
                    </a:prstGeom>
                    <a:noFill/>
                    <a:ln>
                      <a:noFill/>
                    </a:ln>
                  </pic:spPr>
                </pic:pic>
              </a:graphicData>
            </a:graphic>
          </wp:inline>
        </w:drawing>
      </w:r>
    </w:p>
    <w:p w14:paraId="110AC542" w14:textId="58FE5059" w:rsidR="008326B5" w:rsidRDefault="008326B5" w:rsidP="00DD2881">
      <w:pPr>
        <w:rPr>
          <w:rFonts w:eastAsia="Times New Roman"/>
          <w:lang w:val="en-GB"/>
        </w:rPr>
      </w:pPr>
      <w:r>
        <w:rPr>
          <w:rFonts w:eastAsia="Times New Roman"/>
          <w:noProof/>
          <w:lang w:val="en-GB"/>
        </w:rPr>
        <w:lastRenderedPageBreak/>
        <w:drawing>
          <wp:inline distT="0" distB="0" distL="0" distR="0" wp14:anchorId="1EBF42FF" wp14:editId="53DCCF02">
            <wp:extent cx="5935980" cy="21945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2194560"/>
                    </a:xfrm>
                    <a:prstGeom prst="rect">
                      <a:avLst/>
                    </a:prstGeom>
                    <a:noFill/>
                    <a:ln>
                      <a:noFill/>
                    </a:ln>
                  </pic:spPr>
                </pic:pic>
              </a:graphicData>
            </a:graphic>
          </wp:inline>
        </w:drawing>
      </w:r>
    </w:p>
    <w:p w14:paraId="02008AE9" w14:textId="07AE5C0F" w:rsidR="00DD2881" w:rsidRPr="00DD2881" w:rsidRDefault="00DD2881" w:rsidP="00DD2881">
      <w:pPr>
        <w:rPr>
          <w:rFonts w:eastAsia="Times New Roman"/>
          <w:lang w:val="en-GB"/>
        </w:rPr>
      </w:pPr>
      <w:r w:rsidRPr="00D00ACF">
        <w:rPr>
          <w:rFonts w:eastAsia="Times New Roman"/>
          <w:b/>
          <w:bCs/>
          <w:lang w:val="en-GB"/>
        </w:rPr>
        <w:t>6. Update the function metadata with the storage account info</w:t>
      </w:r>
    </w:p>
    <w:p w14:paraId="44FDB20C" w14:textId="35AFAED1" w:rsidR="00DD2881" w:rsidRDefault="00DD2881" w:rsidP="00DD2881">
      <w:pPr>
        <w:rPr>
          <w:rFonts w:eastAsia="Times New Roman"/>
          <w:lang w:val="en-GB"/>
        </w:rPr>
      </w:pPr>
      <w:r w:rsidRPr="00DD2881">
        <w:rPr>
          <w:rFonts w:eastAsia="Times New Roman"/>
          <w:lang w:val="en-GB"/>
        </w:rPr>
        <w:t>Open the hello-</w:t>
      </w:r>
      <w:proofErr w:type="spellStart"/>
      <w:r w:rsidRPr="00DD2881">
        <w:rPr>
          <w:rFonts w:eastAsia="Times New Roman"/>
          <w:lang w:val="en-GB"/>
        </w:rPr>
        <w:t>keda</w:t>
      </w:r>
      <w:proofErr w:type="spellEnd"/>
      <w:r w:rsidRPr="00DD2881">
        <w:rPr>
          <w:rFonts w:eastAsia="Times New Roman"/>
          <w:lang w:val="en-GB"/>
        </w:rPr>
        <w:t xml:space="preserve"> directory in </w:t>
      </w:r>
      <w:r>
        <w:rPr>
          <w:rFonts w:eastAsia="Times New Roman"/>
          <w:lang w:val="en-GB"/>
        </w:rPr>
        <w:t>VSCODE</w:t>
      </w:r>
      <w:r w:rsidR="004A3BB5">
        <w:rPr>
          <w:rFonts w:eastAsia="Times New Roman"/>
          <w:lang w:val="en-GB"/>
        </w:rPr>
        <w:t xml:space="preserve"> by typing below command in CMD</w:t>
      </w:r>
    </w:p>
    <w:tbl>
      <w:tblPr>
        <w:tblStyle w:val="TableGrid"/>
        <w:tblW w:w="0" w:type="auto"/>
        <w:tblLook w:val="04A0" w:firstRow="1" w:lastRow="0" w:firstColumn="1" w:lastColumn="0" w:noHBand="0" w:noVBand="1"/>
      </w:tblPr>
      <w:tblGrid>
        <w:gridCol w:w="9350"/>
      </w:tblGrid>
      <w:tr w:rsidR="00E66CE9" w14:paraId="3E68BA30" w14:textId="77777777" w:rsidTr="00E66CE9">
        <w:tc>
          <w:tcPr>
            <w:tcW w:w="9350" w:type="dxa"/>
          </w:tcPr>
          <w:p w14:paraId="00CD12A5" w14:textId="77777777" w:rsidR="00E66CE9" w:rsidRDefault="00E66CE9" w:rsidP="00DD2881">
            <w:pPr>
              <w:rPr>
                <w:rFonts w:eastAsia="Times New Roman"/>
                <w:lang w:val="en-GB"/>
              </w:rPr>
            </w:pPr>
          </w:p>
          <w:p w14:paraId="5650EDAD" w14:textId="77777777" w:rsidR="00E66CE9" w:rsidRPr="004A3BB5" w:rsidRDefault="00E66CE9" w:rsidP="004A3BB5">
            <w:pPr>
              <w:pStyle w:val="HTMLPreformatted"/>
              <w:shd w:val="clear" w:color="auto" w:fill="F6F8FA"/>
              <w:rPr>
                <w:rStyle w:val="HTMLCode"/>
                <w:rFonts w:ascii="Consolas" w:hAnsi="Consolas"/>
                <w:color w:val="24292E"/>
                <w:bdr w:val="none" w:sz="0" w:space="0" w:color="auto" w:frame="1"/>
              </w:rPr>
            </w:pPr>
            <w:proofErr w:type="gramStart"/>
            <w:r w:rsidRPr="004A3BB5">
              <w:rPr>
                <w:rStyle w:val="HTMLCode"/>
                <w:rFonts w:ascii="Consolas" w:hAnsi="Consolas"/>
                <w:color w:val="24292E"/>
                <w:bdr w:val="none" w:sz="0" w:space="0" w:color="auto" w:frame="1"/>
              </w:rPr>
              <w:t>code .</w:t>
            </w:r>
            <w:proofErr w:type="gramEnd"/>
          </w:p>
          <w:p w14:paraId="75CC6C6E" w14:textId="52BB9196" w:rsidR="00E66CE9" w:rsidRDefault="00E66CE9" w:rsidP="00DD2881">
            <w:pPr>
              <w:rPr>
                <w:rFonts w:eastAsia="Times New Roman"/>
                <w:lang w:val="en-GB"/>
              </w:rPr>
            </w:pPr>
          </w:p>
        </w:tc>
      </w:tr>
    </w:tbl>
    <w:p w14:paraId="12241491" w14:textId="70F97497" w:rsidR="00E66CE9" w:rsidRDefault="00E66CE9" w:rsidP="00DD2881">
      <w:pPr>
        <w:rPr>
          <w:rFonts w:eastAsia="Times New Roman"/>
          <w:lang w:val="en-GB"/>
        </w:rPr>
      </w:pPr>
    </w:p>
    <w:p w14:paraId="2CFAC941" w14:textId="409E4C76" w:rsidR="0004775D" w:rsidRDefault="0004775D" w:rsidP="00DD2881">
      <w:pPr>
        <w:rPr>
          <w:rFonts w:eastAsia="Times New Roman"/>
          <w:lang w:val="en-GB"/>
        </w:rPr>
      </w:pPr>
      <w:r w:rsidRPr="0004775D">
        <w:rPr>
          <w:rFonts w:eastAsia="Times New Roman"/>
          <w:noProof/>
          <w:lang w:val="en-GB"/>
        </w:rPr>
        <w:drawing>
          <wp:inline distT="0" distB="0" distL="0" distR="0" wp14:anchorId="13E8156D" wp14:editId="1DE46F83">
            <wp:extent cx="5715000" cy="2027521"/>
            <wp:effectExtent l="0" t="0" r="0" b="0"/>
            <wp:docPr id="1" name="Picture 1" descr="A picture containing black, indoor,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79971" cy="2050571"/>
                    </a:xfrm>
                    <a:prstGeom prst="rect">
                      <a:avLst/>
                    </a:prstGeom>
                  </pic:spPr>
                </pic:pic>
              </a:graphicData>
            </a:graphic>
          </wp:inline>
        </w:drawing>
      </w:r>
    </w:p>
    <w:p w14:paraId="78E402AD" w14:textId="2F5D5142" w:rsidR="00DD2881" w:rsidRPr="00DD2881" w:rsidRDefault="00DD2881" w:rsidP="00DD2881">
      <w:pPr>
        <w:rPr>
          <w:rFonts w:eastAsia="Times New Roman"/>
          <w:lang w:val="en-GB"/>
        </w:rPr>
      </w:pPr>
      <w:r w:rsidRPr="00DD2881">
        <w:rPr>
          <w:rFonts w:eastAsia="Times New Roman"/>
          <w:lang w:val="en-GB"/>
        </w:rPr>
        <w:t>We'll need to update the connection string info for the queue trigger, and make sure the queue trigger capabilities are installed.</w:t>
      </w:r>
    </w:p>
    <w:p w14:paraId="5E47A852" w14:textId="2FD258ED" w:rsidR="00DD2881" w:rsidRDefault="00DD2881" w:rsidP="00DD2881">
      <w:pPr>
        <w:rPr>
          <w:rFonts w:eastAsia="Times New Roman"/>
          <w:lang w:val="en-GB"/>
        </w:rPr>
      </w:pPr>
      <w:r w:rsidRPr="00DD2881">
        <w:rPr>
          <w:rFonts w:eastAsia="Times New Roman"/>
          <w:lang w:val="en-GB"/>
        </w:rPr>
        <w:t>Copy the current storage account connection string (HINT: don't include the ")</w:t>
      </w:r>
    </w:p>
    <w:p w14:paraId="2F6E86EB" w14:textId="57FD1F63" w:rsidR="004A3BB5" w:rsidRDefault="004A3BB5" w:rsidP="00DD2881">
      <w:pPr>
        <w:rPr>
          <w:rFonts w:eastAsia="Times New Roman"/>
          <w:lang w:val="en-GB"/>
        </w:rPr>
      </w:pPr>
      <w:r>
        <w:rPr>
          <w:rFonts w:eastAsia="Times New Roman"/>
          <w:noProof/>
          <w:lang w:val="en-GB"/>
        </w:rPr>
        <w:drawing>
          <wp:inline distT="0" distB="0" distL="0" distR="0" wp14:anchorId="7C239286" wp14:editId="4774696C">
            <wp:extent cx="5935980" cy="15773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5980" cy="1577340"/>
                    </a:xfrm>
                    <a:prstGeom prst="rect">
                      <a:avLst/>
                    </a:prstGeom>
                    <a:noFill/>
                    <a:ln>
                      <a:noFill/>
                    </a:ln>
                  </pic:spPr>
                </pic:pic>
              </a:graphicData>
            </a:graphic>
          </wp:inline>
        </w:drawing>
      </w:r>
    </w:p>
    <w:p w14:paraId="6FAEB0E1" w14:textId="77777777" w:rsidR="004A3BB5" w:rsidRPr="004A3BB5" w:rsidRDefault="004A3BB5" w:rsidP="004A3BB5">
      <w:pPr>
        <w:rPr>
          <w:rFonts w:eastAsia="Times New Roman"/>
          <w:lang w:val="en-GB"/>
        </w:rPr>
      </w:pPr>
      <w:r w:rsidRPr="004A3BB5">
        <w:rPr>
          <w:rFonts w:eastAsia="Times New Roman"/>
          <w:lang w:val="en-GB"/>
        </w:rPr>
        <w:lastRenderedPageBreak/>
        <w:t>Open </w:t>
      </w:r>
      <w:proofErr w:type="spellStart"/>
      <w:r w:rsidRPr="005D76EE">
        <w:rPr>
          <w:rStyle w:val="pl-s"/>
          <w:rFonts w:ascii="Consolas" w:hAnsi="Consolas" w:cs="Courier New"/>
          <w:b/>
          <w:bCs/>
          <w:sz w:val="20"/>
          <w:szCs w:val="20"/>
        </w:rPr>
        <w:t>local.</w:t>
      </w:r>
      <w:proofErr w:type="gramStart"/>
      <w:r w:rsidRPr="005D76EE">
        <w:rPr>
          <w:rStyle w:val="pl-s"/>
          <w:rFonts w:ascii="Consolas" w:hAnsi="Consolas" w:cs="Courier New"/>
          <w:b/>
          <w:bCs/>
          <w:sz w:val="20"/>
          <w:szCs w:val="20"/>
        </w:rPr>
        <w:t>settings.json</w:t>
      </w:r>
      <w:proofErr w:type="spellEnd"/>
      <w:proofErr w:type="gramEnd"/>
      <w:r w:rsidRPr="004A3BB5">
        <w:rPr>
          <w:rFonts w:eastAsia="Times New Roman"/>
          <w:lang w:val="en-GB"/>
        </w:rPr>
        <w:t> which has the local debug connection string settings. Replace the {</w:t>
      </w:r>
      <w:proofErr w:type="spellStart"/>
      <w:r w:rsidRPr="004A3BB5">
        <w:rPr>
          <w:rStyle w:val="pl-s"/>
          <w:rFonts w:ascii="Consolas" w:hAnsi="Consolas" w:cs="Courier New"/>
          <w:sz w:val="20"/>
          <w:szCs w:val="20"/>
        </w:rPr>
        <w:t>AzureWebJobsStorage</w:t>
      </w:r>
      <w:proofErr w:type="spellEnd"/>
      <w:r w:rsidRPr="004A3BB5">
        <w:rPr>
          <w:rFonts w:eastAsia="Times New Roman"/>
          <w:lang w:val="en-GB"/>
        </w:rPr>
        <w:t>} with the connection string value:</w:t>
      </w:r>
    </w:p>
    <w:p w14:paraId="1BC48EC4" w14:textId="77777777" w:rsidR="004A3BB5" w:rsidRPr="004A3BB5" w:rsidRDefault="004A3BB5" w:rsidP="004A3BB5">
      <w:pPr>
        <w:rPr>
          <w:rFonts w:eastAsia="Times New Roman"/>
          <w:lang w:val="en-GB"/>
        </w:rPr>
      </w:pPr>
      <w:proofErr w:type="spellStart"/>
      <w:r w:rsidRPr="004A3BB5">
        <w:rPr>
          <w:rFonts w:eastAsia="Times New Roman"/>
          <w:b/>
          <w:bCs/>
          <w:lang w:val="en-GB"/>
        </w:rPr>
        <w:t>local.</w:t>
      </w:r>
      <w:proofErr w:type="gramStart"/>
      <w:r w:rsidRPr="004A3BB5">
        <w:rPr>
          <w:rFonts w:eastAsia="Times New Roman"/>
          <w:b/>
          <w:bCs/>
          <w:lang w:val="en-GB"/>
        </w:rPr>
        <w:t>settings.json</w:t>
      </w:r>
      <w:proofErr w:type="spellEnd"/>
      <w:proofErr w:type="gramEnd"/>
    </w:p>
    <w:p w14:paraId="5EA5C5C0" w14:textId="77777777" w:rsidR="004A3BB5" w:rsidRPr="004A3BB5" w:rsidRDefault="004A3BB5" w:rsidP="004A3BB5">
      <w:pPr>
        <w:pStyle w:val="HTMLPreformatted"/>
        <w:shd w:val="clear" w:color="auto" w:fill="F6F8FA"/>
        <w:rPr>
          <w:rStyle w:val="HTMLCode"/>
          <w:rFonts w:ascii="Consolas" w:hAnsi="Consolas"/>
          <w:sz w:val="18"/>
          <w:szCs w:val="18"/>
          <w:bdr w:val="none" w:sz="0" w:space="0" w:color="auto" w:frame="1"/>
        </w:rPr>
      </w:pPr>
      <w:r w:rsidRPr="004A3BB5">
        <w:rPr>
          <w:rStyle w:val="HTMLCode"/>
          <w:rFonts w:ascii="Consolas" w:hAnsi="Consolas"/>
          <w:sz w:val="18"/>
          <w:szCs w:val="18"/>
          <w:bdr w:val="none" w:sz="0" w:space="0" w:color="auto" w:frame="1"/>
        </w:rPr>
        <w:t>{</w:t>
      </w:r>
    </w:p>
    <w:p w14:paraId="18A03AB5" w14:textId="77777777" w:rsidR="004A3BB5" w:rsidRPr="004A3BB5" w:rsidRDefault="004A3BB5" w:rsidP="004A3BB5">
      <w:pPr>
        <w:pStyle w:val="HTMLPreformatted"/>
        <w:shd w:val="clear" w:color="auto" w:fill="F6F8FA"/>
        <w:rPr>
          <w:rStyle w:val="HTMLCode"/>
          <w:rFonts w:ascii="Consolas" w:hAnsi="Consolas"/>
          <w:sz w:val="18"/>
          <w:szCs w:val="18"/>
          <w:bdr w:val="none" w:sz="0" w:space="0" w:color="auto" w:frame="1"/>
        </w:rPr>
      </w:pPr>
      <w:r w:rsidRPr="004A3BB5">
        <w:rPr>
          <w:rStyle w:val="HTMLCode"/>
          <w:rFonts w:ascii="Consolas" w:hAnsi="Consolas"/>
          <w:sz w:val="18"/>
          <w:szCs w:val="18"/>
          <w:bdr w:val="none" w:sz="0" w:space="0" w:color="auto" w:frame="1"/>
        </w:rPr>
        <w:t xml:space="preserve">  </w:t>
      </w:r>
      <w:r w:rsidRPr="004A3BB5">
        <w:rPr>
          <w:rStyle w:val="HTMLCode"/>
          <w:rFonts w:ascii="Consolas" w:hAnsi="Consolas"/>
          <w:color w:val="24292E"/>
          <w:sz w:val="18"/>
          <w:szCs w:val="18"/>
          <w:bdr w:val="none" w:sz="0" w:space="0" w:color="auto" w:frame="1"/>
        </w:rPr>
        <w:t>"</w:t>
      </w:r>
      <w:proofErr w:type="spellStart"/>
      <w:r w:rsidRPr="004A3BB5">
        <w:rPr>
          <w:rStyle w:val="HTMLCode"/>
          <w:rFonts w:ascii="Consolas" w:hAnsi="Consolas"/>
          <w:color w:val="24292E"/>
          <w:sz w:val="18"/>
          <w:szCs w:val="18"/>
          <w:bdr w:val="none" w:sz="0" w:space="0" w:color="auto" w:frame="1"/>
        </w:rPr>
        <w:t>IsEncrypted</w:t>
      </w:r>
      <w:proofErr w:type="spellEnd"/>
      <w:r w:rsidRPr="004A3BB5">
        <w:rPr>
          <w:rStyle w:val="HTMLCode"/>
          <w:rFonts w:ascii="Consolas" w:hAnsi="Consolas"/>
          <w:color w:val="24292E"/>
          <w:sz w:val="18"/>
          <w:szCs w:val="18"/>
          <w:bdr w:val="none" w:sz="0" w:space="0" w:color="auto" w:frame="1"/>
        </w:rPr>
        <w:t>"</w:t>
      </w:r>
      <w:r w:rsidRPr="004A3BB5">
        <w:rPr>
          <w:rStyle w:val="HTMLCode"/>
          <w:rFonts w:ascii="Consolas" w:hAnsi="Consolas"/>
          <w:sz w:val="18"/>
          <w:szCs w:val="18"/>
          <w:bdr w:val="none" w:sz="0" w:space="0" w:color="auto" w:frame="1"/>
        </w:rPr>
        <w:t xml:space="preserve">: </w:t>
      </w:r>
      <w:r w:rsidRPr="004A3BB5">
        <w:rPr>
          <w:rStyle w:val="HTMLCode"/>
          <w:rFonts w:ascii="Consolas" w:hAnsi="Consolas"/>
          <w:color w:val="24292E"/>
          <w:sz w:val="18"/>
          <w:szCs w:val="18"/>
          <w:bdr w:val="none" w:sz="0" w:space="0" w:color="auto" w:frame="1"/>
        </w:rPr>
        <w:t>false</w:t>
      </w:r>
      <w:r w:rsidRPr="004A3BB5">
        <w:rPr>
          <w:rStyle w:val="HTMLCode"/>
          <w:rFonts w:ascii="Consolas" w:hAnsi="Consolas"/>
          <w:sz w:val="18"/>
          <w:szCs w:val="18"/>
          <w:bdr w:val="none" w:sz="0" w:space="0" w:color="auto" w:frame="1"/>
        </w:rPr>
        <w:t>,</w:t>
      </w:r>
    </w:p>
    <w:p w14:paraId="55F8F111" w14:textId="77777777" w:rsidR="004A3BB5" w:rsidRPr="004A3BB5" w:rsidRDefault="004A3BB5" w:rsidP="004A3BB5">
      <w:pPr>
        <w:pStyle w:val="HTMLPreformatted"/>
        <w:shd w:val="clear" w:color="auto" w:fill="F6F8FA"/>
        <w:rPr>
          <w:rStyle w:val="HTMLCode"/>
          <w:rFonts w:ascii="Consolas" w:hAnsi="Consolas"/>
          <w:sz w:val="18"/>
          <w:szCs w:val="18"/>
          <w:bdr w:val="none" w:sz="0" w:space="0" w:color="auto" w:frame="1"/>
        </w:rPr>
      </w:pPr>
      <w:r w:rsidRPr="004A3BB5">
        <w:rPr>
          <w:rStyle w:val="HTMLCode"/>
          <w:rFonts w:ascii="Consolas" w:hAnsi="Consolas"/>
          <w:sz w:val="18"/>
          <w:szCs w:val="18"/>
          <w:bdr w:val="none" w:sz="0" w:space="0" w:color="auto" w:frame="1"/>
        </w:rPr>
        <w:t xml:space="preserve">  </w:t>
      </w:r>
      <w:r w:rsidRPr="004A3BB5">
        <w:rPr>
          <w:rStyle w:val="HTMLCode"/>
          <w:rFonts w:ascii="Consolas" w:hAnsi="Consolas"/>
          <w:color w:val="24292E"/>
          <w:sz w:val="18"/>
          <w:szCs w:val="18"/>
          <w:bdr w:val="none" w:sz="0" w:space="0" w:color="auto" w:frame="1"/>
        </w:rPr>
        <w:t>"Values"</w:t>
      </w:r>
      <w:r w:rsidRPr="004A3BB5">
        <w:rPr>
          <w:rStyle w:val="HTMLCode"/>
          <w:rFonts w:ascii="Consolas" w:hAnsi="Consolas"/>
          <w:sz w:val="18"/>
          <w:szCs w:val="18"/>
          <w:bdr w:val="none" w:sz="0" w:space="0" w:color="auto" w:frame="1"/>
        </w:rPr>
        <w:t>: {</w:t>
      </w:r>
    </w:p>
    <w:p w14:paraId="4A4505AC" w14:textId="3219BD8F" w:rsidR="004A3BB5" w:rsidRPr="004A3BB5" w:rsidRDefault="004A3BB5" w:rsidP="004A3BB5">
      <w:pPr>
        <w:pStyle w:val="HTMLPreformatted"/>
        <w:shd w:val="clear" w:color="auto" w:fill="F6F8FA"/>
        <w:rPr>
          <w:rStyle w:val="HTMLCode"/>
          <w:rFonts w:ascii="Consolas" w:hAnsi="Consolas"/>
          <w:sz w:val="18"/>
          <w:szCs w:val="18"/>
          <w:bdr w:val="none" w:sz="0" w:space="0" w:color="auto" w:frame="1"/>
        </w:rPr>
      </w:pPr>
      <w:r w:rsidRPr="004A3BB5">
        <w:rPr>
          <w:rStyle w:val="HTMLCode"/>
          <w:rFonts w:ascii="Consolas" w:hAnsi="Consolas"/>
          <w:sz w:val="18"/>
          <w:szCs w:val="18"/>
          <w:bdr w:val="none" w:sz="0" w:space="0" w:color="auto" w:frame="1"/>
        </w:rPr>
        <w:t xml:space="preserve">    </w:t>
      </w:r>
      <w:r w:rsidRPr="004A3BB5">
        <w:rPr>
          <w:rStyle w:val="HTMLCode"/>
          <w:rFonts w:ascii="Consolas" w:hAnsi="Consolas"/>
          <w:color w:val="24292E"/>
          <w:sz w:val="18"/>
          <w:szCs w:val="18"/>
          <w:bdr w:val="none" w:sz="0" w:space="0" w:color="auto" w:frame="1"/>
        </w:rPr>
        <w:t>"FUNCTIONS_WORKER_RUNTIME"</w:t>
      </w:r>
      <w:r w:rsidRPr="004A3BB5">
        <w:rPr>
          <w:rStyle w:val="HTMLCode"/>
          <w:rFonts w:ascii="Consolas" w:hAnsi="Consolas"/>
          <w:sz w:val="18"/>
          <w:szCs w:val="18"/>
          <w:bdr w:val="none" w:sz="0" w:space="0" w:color="auto" w:frame="1"/>
        </w:rPr>
        <w:t xml:space="preserve">: </w:t>
      </w:r>
      <w:r w:rsidRPr="004A3BB5">
        <w:rPr>
          <w:rStyle w:val="HTMLCode"/>
          <w:rFonts w:ascii="Consolas" w:hAnsi="Consolas"/>
          <w:color w:val="24292E"/>
          <w:sz w:val="18"/>
          <w:szCs w:val="18"/>
          <w:bdr w:val="none" w:sz="0" w:space="0" w:color="auto" w:frame="1"/>
        </w:rPr>
        <w:t>"</w:t>
      </w:r>
      <w:r w:rsidR="00805B52">
        <w:rPr>
          <w:rStyle w:val="HTMLCode"/>
          <w:rFonts w:ascii="Consolas" w:hAnsi="Consolas"/>
          <w:color w:val="24292E"/>
          <w:sz w:val="18"/>
          <w:szCs w:val="18"/>
          <w:bdr w:val="none" w:sz="0" w:space="0" w:color="auto" w:frame="1"/>
        </w:rPr>
        <w:t>dotnet</w:t>
      </w:r>
      <w:r w:rsidRPr="004A3BB5">
        <w:rPr>
          <w:rStyle w:val="HTMLCode"/>
          <w:rFonts w:ascii="Consolas" w:hAnsi="Consolas"/>
          <w:color w:val="24292E"/>
          <w:sz w:val="18"/>
          <w:szCs w:val="18"/>
          <w:bdr w:val="none" w:sz="0" w:space="0" w:color="auto" w:frame="1"/>
        </w:rPr>
        <w:t>"</w:t>
      </w:r>
      <w:r w:rsidRPr="004A3BB5">
        <w:rPr>
          <w:rStyle w:val="HTMLCode"/>
          <w:rFonts w:ascii="Consolas" w:hAnsi="Consolas"/>
          <w:sz w:val="18"/>
          <w:szCs w:val="18"/>
          <w:bdr w:val="none" w:sz="0" w:space="0" w:color="auto" w:frame="1"/>
        </w:rPr>
        <w:t>,</w:t>
      </w:r>
    </w:p>
    <w:p w14:paraId="54F771EC" w14:textId="1D8B31DD" w:rsidR="004A3BB5" w:rsidRPr="004A3BB5" w:rsidRDefault="004A3BB5" w:rsidP="004A3BB5">
      <w:pPr>
        <w:pStyle w:val="HTMLPreformatted"/>
        <w:shd w:val="clear" w:color="auto" w:fill="F6F8FA"/>
        <w:rPr>
          <w:rStyle w:val="HTMLCode"/>
          <w:rFonts w:ascii="Consolas" w:hAnsi="Consolas"/>
          <w:sz w:val="18"/>
          <w:szCs w:val="18"/>
          <w:bdr w:val="none" w:sz="0" w:space="0" w:color="auto" w:frame="1"/>
        </w:rPr>
      </w:pPr>
      <w:r w:rsidRPr="004A3BB5">
        <w:rPr>
          <w:rStyle w:val="HTMLCode"/>
          <w:rFonts w:ascii="Consolas" w:hAnsi="Consolas"/>
          <w:sz w:val="18"/>
          <w:szCs w:val="18"/>
          <w:bdr w:val="none" w:sz="0" w:space="0" w:color="auto" w:frame="1"/>
        </w:rPr>
        <w:t xml:space="preserve">    </w:t>
      </w:r>
      <w:r w:rsidRPr="004A3BB5">
        <w:rPr>
          <w:rStyle w:val="HTMLCode"/>
          <w:rFonts w:ascii="Consolas" w:hAnsi="Consolas"/>
          <w:color w:val="24292E"/>
          <w:sz w:val="18"/>
          <w:szCs w:val="18"/>
          <w:bdr w:val="none" w:sz="0" w:space="0" w:color="auto" w:frame="1"/>
        </w:rPr>
        <w:t>"</w:t>
      </w:r>
      <w:proofErr w:type="spellStart"/>
      <w:r w:rsidRPr="004A3BB5">
        <w:rPr>
          <w:rStyle w:val="HTMLCode"/>
          <w:rFonts w:ascii="Consolas" w:hAnsi="Consolas"/>
          <w:color w:val="24292E"/>
          <w:sz w:val="18"/>
          <w:szCs w:val="18"/>
          <w:bdr w:val="none" w:sz="0" w:space="0" w:color="auto" w:frame="1"/>
        </w:rPr>
        <w:t>AzureWebJobsStorage</w:t>
      </w:r>
      <w:proofErr w:type="spellEnd"/>
      <w:r w:rsidRPr="004A3BB5">
        <w:rPr>
          <w:rStyle w:val="HTMLCode"/>
          <w:rFonts w:ascii="Consolas" w:hAnsi="Consolas"/>
          <w:color w:val="24292E"/>
          <w:sz w:val="18"/>
          <w:szCs w:val="18"/>
          <w:bdr w:val="none" w:sz="0" w:space="0" w:color="auto" w:frame="1"/>
        </w:rPr>
        <w:t>"</w:t>
      </w:r>
      <w:r w:rsidRPr="004A3BB5">
        <w:rPr>
          <w:rStyle w:val="HTMLCode"/>
          <w:rFonts w:ascii="Consolas" w:hAnsi="Consolas"/>
          <w:sz w:val="18"/>
          <w:szCs w:val="18"/>
          <w:bdr w:val="none" w:sz="0" w:space="0" w:color="auto" w:frame="1"/>
        </w:rPr>
        <w:t xml:space="preserve">: </w:t>
      </w:r>
      <w:r>
        <w:rPr>
          <w:rStyle w:val="HTMLCode"/>
          <w:rFonts w:ascii="Consolas" w:hAnsi="Consolas"/>
          <w:sz w:val="18"/>
          <w:szCs w:val="18"/>
          <w:bdr w:val="none" w:sz="0" w:space="0" w:color="auto" w:frame="1"/>
        </w:rPr>
        <w:t>“</w:t>
      </w:r>
      <w:r w:rsidRPr="004A3BB5">
        <w:rPr>
          <w:rStyle w:val="HTMLCode"/>
          <w:rFonts w:ascii="Consolas" w:hAnsi="Consolas"/>
          <w:color w:val="24292E"/>
          <w:sz w:val="18"/>
          <w:szCs w:val="18"/>
          <w:bdr w:val="none" w:sz="0" w:space="0" w:color="auto" w:frame="1"/>
        </w:rPr>
        <w:t>DefaultEndpointsProtocol=</w:t>
      </w:r>
      <w:proofErr w:type="gramStart"/>
      <w:r w:rsidRPr="004A3BB5">
        <w:rPr>
          <w:rStyle w:val="HTMLCode"/>
          <w:rFonts w:ascii="Consolas" w:hAnsi="Consolas"/>
          <w:color w:val="24292E"/>
          <w:sz w:val="18"/>
          <w:szCs w:val="18"/>
          <w:bdr w:val="none" w:sz="0" w:space="0" w:color="auto" w:frame="1"/>
        </w:rPr>
        <w:t>https;EndpointSuffix=core.windows.net</w:t>
      </w:r>
      <w:proofErr w:type="gramEnd"/>
      <w:r w:rsidRPr="004A3BB5">
        <w:rPr>
          <w:rStyle w:val="HTMLCode"/>
          <w:rFonts w:ascii="Consolas" w:hAnsi="Consolas"/>
          <w:color w:val="24292E"/>
          <w:sz w:val="18"/>
          <w:szCs w:val="18"/>
          <w:bdr w:val="none" w:sz="0" w:space="0" w:color="auto" w:frame="1"/>
        </w:rPr>
        <w:t>;AccountName=mystorageaccount;AccountKey=shhhh==="</w:t>
      </w:r>
    </w:p>
    <w:p w14:paraId="33DA4DCA" w14:textId="77777777" w:rsidR="004A3BB5" w:rsidRPr="004A3BB5" w:rsidRDefault="004A3BB5" w:rsidP="004A3BB5">
      <w:pPr>
        <w:pStyle w:val="HTMLPreformatted"/>
        <w:shd w:val="clear" w:color="auto" w:fill="F6F8FA"/>
        <w:rPr>
          <w:rStyle w:val="HTMLCode"/>
          <w:rFonts w:ascii="Consolas" w:hAnsi="Consolas"/>
          <w:sz w:val="18"/>
          <w:szCs w:val="18"/>
          <w:bdr w:val="none" w:sz="0" w:space="0" w:color="auto" w:frame="1"/>
        </w:rPr>
      </w:pPr>
      <w:r w:rsidRPr="004A3BB5">
        <w:rPr>
          <w:rStyle w:val="HTMLCode"/>
          <w:rFonts w:ascii="Consolas" w:hAnsi="Consolas"/>
          <w:sz w:val="18"/>
          <w:szCs w:val="18"/>
          <w:bdr w:val="none" w:sz="0" w:space="0" w:color="auto" w:frame="1"/>
        </w:rPr>
        <w:t xml:space="preserve">  }</w:t>
      </w:r>
    </w:p>
    <w:p w14:paraId="58E71D2A" w14:textId="77777777" w:rsidR="004A3BB5" w:rsidRPr="004A3BB5" w:rsidRDefault="004A3BB5" w:rsidP="004A3BB5">
      <w:pPr>
        <w:pStyle w:val="HTMLPreformatted"/>
        <w:shd w:val="clear" w:color="auto" w:fill="F6F8FA"/>
        <w:rPr>
          <w:rStyle w:val="HTMLCode"/>
          <w:rFonts w:ascii="Consolas" w:hAnsi="Consolas"/>
          <w:sz w:val="18"/>
          <w:szCs w:val="18"/>
          <w:bdr w:val="none" w:sz="0" w:space="0" w:color="auto" w:frame="1"/>
        </w:rPr>
      </w:pPr>
      <w:r w:rsidRPr="004A3BB5">
        <w:rPr>
          <w:rStyle w:val="HTMLCode"/>
          <w:rFonts w:ascii="Consolas" w:hAnsi="Consolas"/>
          <w:sz w:val="18"/>
          <w:szCs w:val="18"/>
          <w:bdr w:val="none" w:sz="0" w:space="0" w:color="auto" w:frame="1"/>
        </w:rPr>
        <w:t>}</w:t>
      </w:r>
    </w:p>
    <w:p w14:paraId="61094C80" w14:textId="0004B060" w:rsidR="004A3BB5" w:rsidRDefault="004A3BB5" w:rsidP="00DD2881">
      <w:pPr>
        <w:rPr>
          <w:rFonts w:eastAsia="Times New Roman"/>
          <w:lang w:val="en-GB"/>
        </w:rPr>
      </w:pPr>
    </w:p>
    <w:p w14:paraId="4EEEF21F" w14:textId="5F3A4917" w:rsidR="004A3BB5" w:rsidRPr="00DD2881" w:rsidRDefault="00FD33F5" w:rsidP="00DD2881">
      <w:pPr>
        <w:rPr>
          <w:rFonts w:eastAsia="Times New Roman"/>
          <w:lang w:val="en-GB"/>
        </w:rPr>
      </w:pPr>
      <w:r>
        <w:rPr>
          <w:rFonts w:eastAsia="Times New Roman"/>
          <w:noProof/>
          <w:lang w:val="en-GB"/>
        </w:rPr>
        <w:drawing>
          <wp:inline distT="0" distB="0" distL="0" distR="0" wp14:anchorId="41B169B8" wp14:editId="25982C1F">
            <wp:extent cx="6496772" cy="738554"/>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81401" cy="748175"/>
                    </a:xfrm>
                    <a:prstGeom prst="rect">
                      <a:avLst/>
                    </a:prstGeom>
                    <a:noFill/>
                    <a:ln>
                      <a:noFill/>
                    </a:ln>
                  </pic:spPr>
                </pic:pic>
              </a:graphicData>
            </a:graphic>
          </wp:inline>
        </w:drawing>
      </w:r>
    </w:p>
    <w:p w14:paraId="7E114D31" w14:textId="12B10D4D" w:rsidR="00DD2881" w:rsidRDefault="00DD2881" w:rsidP="00DD2881">
      <w:pPr>
        <w:rPr>
          <w:rFonts w:eastAsia="Times New Roman"/>
          <w:lang w:val="en-GB"/>
        </w:rPr>
      </w:pPr>
    </w:p>
    <w:p w14:paraId="37386806" w14:textId="77777777" w:rsidR="002F3D5E" w:rsidRDefault="002F3D5E" w:rsidP="002F3D5E">
      <w:pPr>
        <w:rPr>
          <w:rFonts w:eastAsia="Times New Roman"/>
          <w:lang w:val="en-GB"/>
        </w:rPr>
      </w:pPr>
      <w:r>
        <w:rPr>
          <w:rFonts w:eastAsia="Times New Roman"/>
          <w:lang w:val="en-GB"/>
        </w:rPr>
        <w:t xml:space="preserve">Open </w:t>
      </w:r>
      <w:r w:rsidRPr="005D76EE">
        <w:rPr>
          <w:rStyle w:val="pl-s"/>
          <w:rFonts w:ascii="Consolas" w:hAnsi="Consolas" w:cs="Courier New"/>
          <w:b/>
          <w:bCs/>
          <w:sz w:val="20"/>
          <w:szCs w:val="20"/>
        </w:rPr>
        <w:t>QueueTrigger1.cs</w:t>
      </w:r>
      <w:r>
        <w:rPr>
          <w:rFonts w:eastAsia="Times New Roman"/>
          <w:lang w:val="en-GB"/>
        </w:rPr>
        <w:t xml:space="preserve"> which has Queue name and connection settings. Replace the queue name to </w:t>
      </w:r>
    </w:p>
    <w:p w14:paraId="4F6BF4E1" w14:textId="1241BE42" w:rsidR="002F3D5E" w:rsidRDefault="002F3D5E" w:rsidP="002F3D5E">
      <w:pPr>
        <w:rPr>
          <w:rFonts w:eastAsia="Times New Roman"/>
          <w:b/>
          <w:bCs/>
          <w:lang w:val="en-GB"/>
        </w:rPr>
      </w:pPr>
      <w:r>
        <w:rPr>
          <w:rFonts w:eastAsia="Times New Roman"/>
          <w:b/>
          <w:bCs/>
          <w:lang w:val="en-GB"/>
        </w:rPr>
        <w:t>“</w:t>
      </w:r>
      <w:proofErr w:type="spellStart"/>
      <w:r w:rsidRPr="002F3D5E">
        <w:rPr>
          <w:rFonts w:eastAsia="Times New Roman"/>
          <w:b/>
          <w:bCs/>
          <w:lang w:val="en-GB"/>
        </w:rPr>
        <w:t>js</w:t>
      </w:r>
      <w:proofErr w:type="spellEnd"/>
      <w:r w:rsidRPr="002F3D5E">
        <w:rPr>
          <w:rFonts w:eastAsia="Times New Roman"/>
          <w:b/>
          <w:bCs/>
          <w:lang w:val="en-GB"/>
        </w:rPr>
        <w:t>-queue-items</w:t>
      </w:r>
      <w:r>
        <w:rPr>
          <w:rFonts w:eastAsia="Times New Roman"/>
          <w:lang w:val="en-GB"/>
        </w:rPr>
        <w:t xml:space="preserve">” and </w:t>
      </w:r>
      <w:r w:rsidRPr="002F3D5E">
        <w:rPr>
          <w:rFonts w:eastAsia="Times New Roman"/>
          <w:b/>
          <w:bCs/>
          <w:lang w:val="en-GB"/>
        </w:rPr>
        <w:t>Connection = "</w:t>
      </w:r>
      <w:proofErr w:type="spellStart"/>
      <w:r w:rsidRPr="002F3D5E">
        <w:rPr>
          <w:rFonts w:eastAsia="Times New Roman"/>
          <w:b/>
          <w:bCs/>
          <w:lang w:val="en-GB"/>
        </w:rPr>
        <w:t>AzureWebJobsStorage</w:t>
      </w:r>
      <w:proofErr w:type="spellEnd"/>
      <w:r w:rsidRPr="002F3D5E">
        <w:rPr>
          <w:rFonts w:eastAsia="Times New Roman"/>
          <w:b/>
          <w:bCs/>
          <w:lang w:val="en-GB"/>
        </w:rPr>
        <w:t>"</w:t>
      </w:r>
    </w:p>
    <w:p w14:paraId="7F2CA95D" w14:textId="70139F0C" w:rsidR="005D76EE" w:rsidRDefault="005D76EE" w:rsidP="002F3D5E">
      <w:pPr>
        <w:rPr>
          <w:rFonts w:eastAsia="Times New Roman"/>
          <w:lang w:val="en-GB"/>
        </w:rPr>
      </w:pPr>
    </w:p>
    <w:p w14:paraId="3BC993D5" w14:textId="3F39319D" w:rsidR="005D76EE" w:rsidRPr="005D76EE" w:rsidRDefault="005D76EE" w:rsidP="002F3D5E">
      <w:pPr>
        <w:rPr>
          <w:rFonts w:eastAsia="Times New Roman"/>
          <w:b/>
          <w:bCs/>
          <w:lang w:val="en-GB"/>
        </w:rPr>
      </w:pPr>
      <w:r w:rsidRPr="005D76EE">
        <w:rPr>
          <w:rFonts w:eastAsia="Times New Roman"/>
          <w:b/>
          <w:bCs/>
          <w:lang w:val="en-GB"/>
        </w:rPr>
        <w:t>QueueTrigger1.cs</w:t>
      </w:r>
    </w:p>
    <w:p w14:paraId="2D580DD4" w14:textId="07151650" w:rsidR="002F3D5E" w:rsidRDefault="00255772" w:rsidP="00DD2881">
      <w:pPr>
        <w:rPr>
          <w:rFonts w:eastAsia="Times New Roman"/>
          <w:lang w:val="en-GB"/>
        </w:rPr>
      </w:pPr>
      <w:r>
        <w:rPr>
          <w:rFonts w:eastAsia="Times New Roman"/>
          <w:noProof/>
          <w:lang w:val="en-GB"/>
        </w:rPr>
        <w:drawing>
          <wp:inline distT="0" distB="0" distL="0" distR="0" wp14:anchorId="229678F3" wp14:editId="1D19EFE6">
            <wp:extent cx="5932170" cy="19107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170" cy="1910715"/>
                    </a:xfrm>
                    <a:prstGeom prst="rect">
                      <a:avLst/>
                    </a:prstGeom>
                    <a:noFill/>
                    <a:ln>
                      <a:noFill/>
                    </a:ln>
                  </pic:spPr>
                </pic:pic>
              </a:graphicData>
            </a:graphic>
          </wp:inline>
        </w:drawing>
      </w:r>
    </w:p>
    <w:p w14:paraId="5717EBA0" w14:textId="4BB740E6" w:rsidR="00C8104C" w:rsidRDefault="00C8104C" w:rsidP="00DD2881">
      <w:pPr>
        <w:rPr>
          <w:rFonts w:eastAsia="Times New Roman"/>
          <w:lang w:val="en-GB"/>
        </w:rPr>
      </w:pPr>
    </w:p>
    <w:p w14:paraId="7E467C99" w14:textId="3417C3D6" w:rsidR="00C8104C" w:rsidRPr="00C8104C" w:rsidRDefault="00C8104C" w:rsidP="00C8104C">
      <w:pPr>
        <w:rPr>
          <w:rFonts w:eastAsia="Times New Roman"/>
          <w:lang w:val="en-GB"/>
        </w:rPr>
      </w:pPr>
      <w:r w:rsidRPr="00D00ACF">
        <w:rPr>
          <w:rFonts w:eastAsia="Times New Roman"/>
          <w:b/>
          <w:bCs/>
          <w:lang w:val="en-GB"/>
        </w:rPr>
        <w:t>7. Enable the storage queue bundle on the function runtime</w:t>
      </w:r>
    </w:p>
    <w:p w14:paraId="7126FCEE" w14:textId="77777777" w:rsidR="00C8104C" w:rsidRPr="00C8104C" w:rsidRDefault="00C8104C" w:rsidP="00C8104C">
      <w:pPr>
        <w:rPr>
          <w:rFonts w:eastAsia="Times New Roman"/>
          <w:lang w:val="en-GB"/>
        </w:rPr>
      </w:pPr>
      <w:r w:rsidRPr="00C8104C">
        <w:rPr>
          <w:rFonts w:eastAsia="Times New Roman"/>
          <w:lang w:val="en-GB"/>
        </w:rPr>
        <w:t>Replace the </w:t>
      </w:r>
      <w:proofErr w:type="spellStart"/>
      <w:proofErr w:type="gramStart"/>
      <w:r w:rsidRPr="005D76EE">
        <w:rPr>
          <w:rStyle w:val="pl-s"/>
          <w:rFonts w:ascii="Consolas" w:hAnsi="Consolas" w:cs="Courier New"/>
          <w:b/>
          <w:bCs/>
          <w:sz w:val="20"/>
          <w:szCs w:val="20"/>
        </w:rPr>
        <w:t>host.json</w:t>
      </w:r>
      <w:proofErr w:type="spellEnd"/>
      <w:proofErr w:type="gramEnd"/>
      <w:r w:rsidRPr="005D76EE">
        <w:rPr>
          <w:rFonts w:eastAsia="Times New Roman"/>
          <w:lang w:val="en-GB"/>
        </w:rPr>
        <w:t> </w:t>
      </w:r>
      <w:r w:rsidRPr="00C8104C">
        <w:rPr>
          <w:rFonts w:eastAsia="Times New Roman"/>
          <w:lang w:val="en-GB"/>
        </w:rPr>
        <w:t>content with the following. This </w:t>
      </w:r>
      <w:hyperlink r:id="rId14" w:anchor="local-development-with-azure-functions-core-tools-and-extension-bundles" w:history="1">
        <w:r w:rsidRPr="00C8104C">
          <w:rPr>
            <w:rFonts w:eastAsia="Times New Roman"/>
            <w:lang w:val="en-GB"/>
          </w:rPr>
          <w:t>pulls in the extensions to the function runtime</w:t>
        </w:r>
      </w:hyperlink>
      <w:r w:rsidRPr="00C8104C">
        <w:rPr>
          <w:rFonts w:eastAsia="Times New Roman"/>
          <w:lang w:val="en-GB"/>
        </w:rPr>
        <w:t> like Azure Storage Queues support.</w:t>
      </w:r>
    </w:p>
    <w:p w14:paraId="123533FB" w14:textId="77777777" w:rsidR="00C8104C" w:rsidRDefault="00C8104C" w:rsidP="00C8104C">
      <w:pPr>
        <w:rPr>
          <w:rFonts w:eastAsia="Times New Roman"/>
          <w:b/>
          <w:bCs/>
          <w:lang w:val="en-GB"/>
        </w:rPr>
      </w:pPr>
    </w:p>
    <w:p w14:paraId="124390E2" w14:textId="77777777" w:rsidR="00C8104C" w:rsidRDefault="00C8104C" w:rsidP="00C8104C">
      <w:pPr>
        <w:rPr>
          <w:rFonts w:eastAsia="Times New Roman"/>
          <w:b/>
          <w:bCs/>
          <w:lang w:val="en-GB"/>
        </w:rPr>
      </w:pPr>
    </w:p>
    <w:p w14:paraId="0CAABF8B" w14:textId="77777777" w:rsidR="00C8104C" w:rsidRDefault="00C8104C" w:rsidP="00C8104C">
      <w:pPr>
        <w:rPr>
          <w:rFonts w:eastAsia="Times New Roman"/>
          <w:b/>
          <w:bCs/>
          <w:lang w:val="en-GB"/>
        </w:rPr>
      </w:pPr>
    </w:p>
    <w:p w14:paraId="7FC22055" w14:textId="4519DFC7" w:rsidR="00C8104C" w:rsidRPr="00C8104C" w:rsidRDefault="00C8104C" w:rsidP="00C8104C">
      <w:pPr>
        <w:rPr>
          <w:rFonts w:eastAsia="Times New Roman"/>
          <w:lang w:val="en-GB"/>
        </w:rPr>
      </w:pPr>
      <w:proofErr w:type="spellStart"/>
      <w:proofErr w:type="gramStart"/>
      <w:r w:rsidRPr="00C8104C">
        <w:rPr>
          <w:rFonts w:eastAsia="Times New Roman"/>
          <w:b/>
          <w:bCs/>
          <w:lang w:val="en-GB"/>
        </w:rPr>
        <w:t>host.json</w:t>
      </w:r>
      <w:proofErr w:type="spellEnd"/>
      <w:proofErr w:type="gramEnd"/>
    </w:p>
    <w:p w14:paraId="555F500B" w14:textId="77777777" w:rsidR="00C8104C" w:rsidRPr="009B031D" w:rsidRDefault="00C8104C" w:rsidP="00C8104C">
      <w:pPr>
        <w:pStyle w:val="HTMLPreformatted"/>
        <w:shd w:val="clear" w:color="auto" w:fill="F6F8FA"/>
        <w:rPr>
          <w:rStyle w:val="HTMLCode"/>
          <w:rFonts w:ascii="Consolas" w:hAnsi="Consolas"/>
          <w:sz w:val="18"/>
          <w:szCs w:val="18"/>
          <w:bdr w:val="none" w:sz="0" w:space="0" w:color="auto" w:frame="1"/>
        </w:rPr>
      </w:pPr>
      <w:r w:rsidRPr="009B031D">
        <w:rPr>
          <w:rStyle w:val="HTMLCode"/>
          <w:rFonts w:ascii="Consolas" w:hAnsi="Consolas"/>
          <w:sz w:val="18"/>
          <w:szCs w:val="18"/>
          <w:bdr w:val="none" w:sz="0" w:space="0" w:color="auto" w:frame="1"/>
        </w:rPr>
        <w:t>{</w:t>
      </w:r>
    </w:p>
    <w:p w14:paraId="448E96E1" w14:textId="77777777" w:rsidR="00C8104C" w:rsidRPr="009B031D" w:rsidRDefault="00C8104C" w:rsidP="00C8104C">
      <w:pPr>
        <w:pStyle w:val="HTMLPreformatted"/>
        <w:shd w:val="clear" w:color="auto" w:fill="F6F8FA"/>
        <w:rPr>
          <w:rStyle w:val="HTMLCode"/>
          <w:rFonts w:ascii="Consolas" w:hAnsi="Consolas"/>
          <w:sz w:val="18"/>
          <w:szCs w:val="18"/>
          <w:bdr w:val="none" w:sz="0" w:space="0" w:color="auto" w:frame="1"/>
        </w:rPr>
      </w:pPr>
      <w:r w:rsidRPr="009B031D">
        <w:rPr>
          <w:rStyle w:val="HTMLCode"/>
          <w:rFonts w:ascii="Consolas" w:hAnsi="Consolas"/>
          <w:sz w:val="18"/>
          <w:szCs w:val="18"/>
          <w:bdr w:val="none" w:sz="0" w:space="0" w:color="auto" w:frame="1"/>
        </w:rPr>
        <w:t xml:space="preserve">    </w:t>
      </w:r>
      <w:r w:rsidRPr="009B031D">
        <w:rPr>
          <w:rStyle w:val="HTMLCode"/>
          <w:rFonts w:ascii="Consolas" w:hAnsi="Consolas"/>
          <w:color w:val="24292E"/>
          <w:sz w:val="18"/>
          <w:szCs w:val="18"/>
          <w:bdr w:val="none" w:sz="0" w:space="0" w:color="auto" w:frame="1"/>
        </w:rPr>
        <w:t>"version"</w:t>
      </w:r>
      <w:r w:rsidRPr="009B031D">
        <w:rPr>
          <w:rStyle w:val="HTMLCode"/>
          <w:rFonts w:ascii="Consolas" w:hAnsi="Consolas"/>
          <w:sz w:val="18"/>
          <w:szCs w:val="18"/>
          <w:bdr w:val="none" w:sz="0" w:space="0" w:color="auto" w:frame="1"/>
        </w:rPr>
        <w:t xml:space="preserve">: </w:t>
      </w:r>
      <w:r w:rsidRPr="009B031D">
        <w:rPr>
          <w:rStyle w:val="HTMLCode"/>
          <w:rFonts w:ascii="Consolas" w:hAnsi="Consolas"/>
          <w:color w:val="24292E"/>
          <w:sz w:val="18"/>
          <w:szCs w:val="18"/>
          <w:bdr w:val="none" w:sz="0" w:space="0" w:color="auto" w:frame="1"/>
        </w:rPr>
        <w:t>"2.0"</w:t>
      </w:r>
      <w:r w:rsidRPr="009B031D">
        <w:rPr>
          <w:rStyle w:val="HTMLCode"/>
          <w:rFonts w:ascii="Consolas" w:hAnsi="Consolas"/>
          <w:sz w:val="18"/>
          <w:szCs w:val="18"/>
          <w:bdr w:val="none" w:sz="0" w:space="0" w:color="auto" w:frame="1"/>
        </w:rPr>
        <w:t>,</w:t>
      </w:r>
    </w:p>
    <w:p w14:paraId="2D3F0A42" w14:textId="77777777" w:rsidR="00C8104C" w:rsidRPr="009B031D" w:rsidRDefault="00C8104C" w:rsidP="00C8104C">
      <w:pPr>
        <w:pStyle w:val="HTMLPreformatted"/>
        <w:shd w:val="clear" w:color="auto" w:fill="F6F8FA"/>
        <w:rPr>
          <w:rStyle w:val="HTMLCode"/>
          <w:rFonts w:ascii="Consolas" w:hAnsi="Consolas"/>
          <w:sz w:val="18"/>
          <w:szCs w:val="18"/>
          <w:bdr w:val="none" w:sz="0" w:space="0" w:color="auto" w:frame="1"/>
        </w:rPr>
      </w:pPr>
      <w:r w:rsidRPr="009B031D">
        <w:rPr>
          <w:rStyle w:val="HTMLCode"/>
          <w:rFonts w:ascii="Consolas" w:hAnsi="Consolas"/>
          <w:sz w:val="18"/>
          <w:szCs w:val="18"/>
          <w:bdr w:val="none" w:sz="0" w:space="0" w:color="auto" w:frame="1"/>
        </w:rPr>
        <w:t xml:space="preserve">    </w:t>
      </w:r>
      <w:r w:rsidRPr="009B031D">
        <w:rPr>
          <w:rStyle w:val="HTMLCode"/>
          <w:rFonts w:ascii="Consolas" w:hAnsi="Consolas"/>
          <w:color w:val="24292E"/>
          <w:sz w:val="18"/>
          <w:szCs w:val="18"/>
          <w:bdr w:val="none" w:sz="0" w:space="0" w:color="auto" w:frame="1"/>
        </w:rPr>
        <w:t>"</w:t>
      </w:r>
      <w:proofErr w:type="spellStart"/>
      <w:r w:rsidRPr="009B031D">
        <w:rPr>
          <w:rStyle w:val="HTMLCode"/>
          <w:rFonts w:ascii="Consolas" w:hAnsi="Consolas"/>
          <w:color w:val="24292E"/>
          <w:sz w:val="18"/>
          <w:szCs w:val="18"/>
          <w:bdr w:val="none" w:sz="0" w:space="0" w:color="auto" w:frame="1"/>
        </w:rPr>
        <w:t>extensionBundle</w:t>
      </w:r>
      <w:proofErr w:type="spellEnd"/>
      <w:r w:rsidRPr="009B031D">
        <w:rPr>
          <w:rStyle w:val="HTMLCode"/>
          <w:rFonts w:ascii="Consolas" w:hAnsi="Consolas"/>
          <w:color w:val="24292E"/>
          <w:sz w:val="18"/>
          <w:szCs w:val="18"/>
          <w:bdr w:val="none" w:sz="0" w:space="0" w:color="auto" w:frame="1"/>
        </w:rPr>
        <w:t>"</w:t>
      </w:r>
      <w:r w:rsidRPr="009B031D">
        <w:rPr>
          <w:rStyle w:val="HTMLCode"/>
          <w:rFonts w:ascii="Consolas" w:hAnsi="Consolas"/>
          <w:sz w:val="18"/>
          <w:szCs w:val="18"/>
          <w:bdr w:val="none" w:sz="0" w:space="0" w:color="auto" w:frame="1"/>
        </w:rPr>
        <w:t>: {</w:t>
      </w:r>
    </w:p>
    <w:p w14:paraId="66795B9E" w14:textId="77777777" w:rsidR="00C8104C" w:rsidRPr="009B031D" w:rsidRDefault="00C8104C" w:rsidP="00C8104C">
      <w:pPr>
        <w:pStyle w:val="HTMLPreformatted"/>
        <w:shd w:val="clear" w:color="auto" w:fill="F6F8FA"/>
        <w:rPr>
          <w:rStyle w:val="HTMLCode"/>
          <w:rFonts w:ascii="Consolas" w:hAnsi="Consolas"/>
          <w:sz w:val="18"/>
          <w:szCs w:val="18"/>
          <w:bdr w:val="none" w:sz="0" w:space="0" w:color="auto" w:frame="1"/>
        </w:rPr>
      </w:pPr>
      <w:r w:rsidRPr="009B031D">
        <w:rPr>
          <w:rStyle w:val="HTMLCode"/>
          <w:rFonts w:ascii="Consolas" w:hAnsi="Consolas"/>
          <w:sz w:val="18"/>
          <w:szCs w:val="18"/>
          <w:bdr w:val="none" w:sz="0" w:space="0" w:color="auto" w:frame="1"/>
        </w:rPr>
        <w:t xml:space="preserve">        </w:t>
      </w:r>
      <w:r w:rsidRPr="009B031D">
        <w:rPr>
          <w:rStyle w:val="HTMLCode"/>
          <w:rFonts w:ascii="Consolas" w:hAnsi="Consolas"/>
          <w:color w:val="24292E"/>
          <w:sz w:val="18"/>
          <w:szCs w:val="18"/>
          <w:bdr w:val="none" w:sz="0" w:space="0" w:color="auto" w:frame="1"/>
        </w:rPr>
        <w:t>"id"</w:t>
      </w:r>
      <w:r w:rsidRPr="009B031D">
        <w:rPr>
          <w:rStyle w:val="HTMLCode"/>
          <w:rFonts w:ascii="Consolas" w:hAnsi="Consolas"/>
          <w:sz w:val="18"/>
          <w:szCs w:val="18"/>
          <w:bdr w:val="none" w:sz="0" w:space="0" w:color="auto" w:frame="1"/>
        </w:rPr>
        <w:t xml:space="preserve">: </w:t>
      </w:r>
      <w:r w:rsidRPr="009B031D">
        <w:rPr>
          <w:rStyle w:val="HTMLCode"/>
          <w:rFonts w:ascii="Consolas" w:hAnsi="Consolas"/>
          <w:color w:val="24292E"/>
          <w:sz w:val="18"/>
          <w:szCs w:val="18"/>
          <w:bdr w:val="none" w:sz="0" w:space="0" w:color="auto" w:frame="1"/>
        </w:rPr>
        <w:t>"</w:t>
      </w:r>
      <w:proofErr w:type="spellStart"/>
      <w:proofErr w:type="gramStart"/>
      <w:r w:rsidRPr="009B031D">
        <w:rPr>
          <w:rStyle w:val="HTMLCode"/>
          <w:rFonts w:ascii="Consolas" w:hAnsi="Consolas"/>
          <w:color w:val="24292E"/>
          <w:sz w:val="18"/>
          <w:szCs w:val="18"/>
          <w:bdr w:val="none" w:sz="0" w:space="0" w:color="auto" w:frame="1"/>
        </w:rPr>
        <w:t>Microsoft.Azure.Functions.ExtensionBundle</w:t>
      </w:r>
      <w:proofErr w:type="spellEnd"/>
      <w:proofErr w:type="gramEnd"/>
      <w:r w:rsidRPr="009B031D">
        <w:rPr>
          <w:rStyle w:val="HTMLCode"/>
          <w:rFonts w:ascii="Consolas" w:hAnsi="Consolas"/>
          <w:color w:val="24292E"/>
          <w:sz w:val="18"/>
          <w:szCs w:val="18"/>
          <w:bdr w:val="none" w:sz="0" w:space="0" w:color="auto" w:frame="1"/>
        </w:rPr>
        <w:t>"</w:t>
      </w:r>
      <w:r w:rsidRPr="009B031D">
        <w:rPr>
          <w:rStyle w:val="HTMLCode"/>
          <w:rFonts w:ascii="Consolas" w:hAnsi="Consolas"/>
          <w:sz w:val="18"/>
          <w:szCs w:val="18"/>
          <w:bdr w:val="none" w:sz="0" w:space="0" w:color="auto" w:frame="1"/>
        </w:rPr>
        <w:t>,</w:t>
      </w:r>
    </w:p>
    <w:p w14:paraId="58BCADD7" w14:textId="77777777" w:rsidR="00C8104C" w:rsidRPr="009B031D" w:rsidRDefault="00C8104C" w:rsidP="00C8104C">
      <w:pPr>
        <w:pStyle w:val="HTMLPreformatted"/>
        <w:shd w:val="clear" w:color="auto" w:fill="F6F8FA"/>
        <w:rPr>
          <w:rStyle w:val="HTMLCode"/>
          <w:rFonts w:ascii="Consolas" w:hAnsi="Consolas"/>
          <w:sz w:val="18"/>
          <w:szCs w:val="18"/>
          <w:bdr w:val="none" w:sz="0" w:space="0" w:color="auto" w:frame="1"/>
        </w:rPr>
      </w:pPr>
      <w:r w:rsidRPr="009B031D">
        <w:rPr>
          <w:rStyle w:val="HTMLCode"/>
          <w:rFonts w:ascii="Consolas" w:hAnsi="Consolas"/>
          <w:sz w:val="18"/>
          <w:szCs w:val="18"/>
          <w:bdr w:val="none" w:sz="0" w:space="0" w:color="auto" w:frame="1"/>
        </w:rPr>
        <w:t xml:space="preserve">        </w:t>
      </w:r>
      <w:r w:rsidRPr="009B031D">
        <w:rPr>
          <w:rStyle w:val="HTMLCode"/>
          <w:rFonts w:ascii="Consolas" w:hAnsi="Consolas"/>
          <w:color w:val="24292E"/>
          <w:sz w:val="18"/>
          <w:szCs w:val="18"/>
          <w:bdr w:val="none" w:sz="0" w:space="0" w:color="auto" w:frame="1"/>
        </w:rPr>
        <w:t>"version"</w:t>
      </w:r>
      <w:r w:rsidRPr="009B031D">
        <w:rPr>
          <w:rStyle w:val="HTMLCode"/>
          <w:rFonts w:ascii="Consolas" w:hAnsi="Consolas"/>
          <w:sz w:val="18"/>
          <w:szCs w:val="18"/>
          <w:bdr w:val="none" w:sz="0" w:space="0" w:color="auto" w:frame="1"/>
        </w:rPr>
        <w:t xml:space="preserve">: </w:t>
      </w:r>
      <w:r w:rsidRPr="009B031D">
        <w:rPr>
          <w:rStyle w:val="HTMLCode"/>
          <w:rFonts w:ascii="Consolas" w:hAnsi="Consolas"/>
          <w:color w:val="24292E"/>
          <w:sz w:val="18"/>
          <w:szCs w:val="18"/>
          <w:bdr w:val="none" w:sz="0" w:space="0" w:color="auto" w:frame="1"/>
        </w:rPr>
        <w:t>"[</w:t>
      </w:r>
      <w:proofErr w:type="gramStart"/>
      <w:r w:rsidRPr="009B031D">
        <w:rPr>
          <w:rStyle w:val="HTMLCode"/>
          <w:rFonts w:ascii="Consolas" w:hAnsi="Consolas"/>
          <w:color w:val="24292E"/>
          <w:sz w:val="18"/>
          <w:szCs w:val="18"/>
          <w:bdr w:val="none" w:sz="0" w:space="0" w:color="auto" w:frame="1"/>
        </w:rPr>
        <w:t>1.*</w:t>
      </w:r>
      <w:proofErr w:type="gramEnd"/>
      <w:r w:rsidRPr="009B031D">
        <w:rPr>
          <w:rStyle w:val="HTMLCode"/>
          <w:rFonts w:ascii="Consolas" w:hAnsi="Consolas"/>
          <w:color w:val="24292E"/>
          <w:sz w:val="18"/>
          <w:szCs w:val="18"/>
          <w:bdr w:val="none" w:sz="0" w:space="0" w:color="auto" w:frame="1"/>
        </w:rPr>
        <w:t>, 2.0.0)"</w:t>
      </w:r>
    </w:p>
    <w:p w14:paraId="19E1EB48" w14:textId="7F2FE52E" w:rsidR="009B031D" w:rsidRPr="009B031D" w:rsidRDefault="00C8104C" w:rsidP="009B031D">
      <w:pPr>
        <w:pStyle w:val="HTMLPreformatted"/>
        <w:shd w:val="clear" w:color="auto" w:fill="F6F8FA"/>
        <w:rPr>
          <w:rStyle w:val="HTMLCode"/>
          <w:rFonts w:ascii="Consolas" w:hAnsi="Consolas"/>
          <w:color w:val="24292E"/>
          <w:sz w:val="18"/>
          <w:szCs w:val="18"/>
          <w:bdr w:val="none" w:sz="0" w:space="0" w:color="auto" w:frame="1"/>
        </w:rPr>
      </w:pPr>
      <w:r w:rsidRPr="009B031D">
        <w:rPr>
          <w:rStyle w:val="HTMLCode"/>
          <w:rFonts w:ascii="Consolas" w:hAnsi="Consolas"/>
          <w:sz w:val="18"/>
          <w:szCs w:val="18"/>
          <w:bdr w:val="none" w:sz="0" w:space="0" w:color="auto" w:frame="1"/>
        </w:rPr>
        <w:t xml:space="preserve">    }</w:t>
      </w:r>
      <w:r w:rsidR="009B031D" w:rsidRPr="009B031D">
        <w:rPr>
          <w:rStyle w:val="HTMLCode"/>
          <w:rFonts w:ascii="Consolas" w:hAnsi="Consolas"/>
          <w:color w:val="24292E"/>
          <w:sz w:val="18"/>
          <w:szCs w:val="18"/>
          <w:bdr w:val="none" w:sz="0" w:space="0" w:color="auto" w:frame="1"/>
        </w:rPr>
        <w:t xml:space="preserve"> ,</w:t>
      </w:r>
    </w:p>
    <w:p w14:paraId="0B0BF476" w14:textId="77777777" w:rsidR="009B031D" w:rsidRPr="009B031D" w:rsidRDefault="009B031D" w:rsidP="009B031D">
      <w:pPr>
        <w:pStyle w:val="HTMLPreformatted"/>
        <w:shd w:val="clear" w:color="auto" w:fill="F6F8FA"/>
        <w:rPr>
          <w:rStyle w:val="HTMLCode"/>
          <w:rFonts w:ascii="Consolas" w:hAnsi="Consolas"/>
          <w:color w:val="24292E"/>
          <w:sz w:val="18"/>
          <w:szCs w:val="18"/>
          <w:bdr w:val="none" w:sz="0" w:space="0" w:color="auto" w:frame="1"/>
        </w:rPr>
      </w:pPr>
      <w:r w:rsidRPr="009B031D">
        <w:rPr>
          <w:rStyle w:val="HTMLCode"/>
          <w:rFonts w:ascii="Consolas" w:hAnsi="Consolas"/>
          <w:color w:val="24292E"/>
          <w:sz w:val="18"/>
          <w:szCs w:val="18"/>
          <w:bdr w:val="none" w:sz="0" w:space="0" w:color="auto" w:frame="1"/>
        </w:rPr>
        <w:t>    "extensions": {</w:t>
      </w:r>
    </w:p>
    <w:p w14:paraId="64AE1B65" w14:textId="77777777" w:rsidR="009B031D" w:rsidRPr="009B031D" w:rsidRDefault="009B031D" w:rsidP="009B031D">
      <w:pPr>
        <w:pStyle w:val="HTMLPreformatted"/>
        <w:shd w:val="clear" w:color="auto" w:fill="F6F8FA"/>
        <w:rPr>
          <w:rStyle w:val="HTMLCode"/>
          <w:rFonts w:ascii="Consolas" w:hAnsi="Consolas"/>
          <w:color w:val="24292E"/>
          <w:sz w:val="18"/>
          <w:szCs w:val="18"/>
          <w:bdr w:val="none" w:sz="0" w:space="0" w:color="auto" w:frame="1"/>
        </w:rPr>
      </w:pPr>
      <w:r w:rsidRPr="009B031D">
        <w:rPr>
          <w:rStyle w:val="HTMLCode"/>
          <w:rFonts w:ascii="Consolas" w:hAnsi="Consolas"/>
          <w:color w:val="24292E"/>
          <w:sz w:val="18"/>
          <w:szCs w:val="18"/>
          <w:bdr w:val="none" w:sz="0" w:space="0" w:color="auto" w:frame="1"/>
        </w:rPr>
        <w:t>        "queues": {</w:t>
      </w:r>
    </w:p>
    <w:p w14:paraId="065DEB4E" w14:textId="77777777" w:rsidR="009B031D" w:rsidRPr="009B031D" w:rsidRDefault="009B031D" w:rsidP="009B031D">
      <w:pPr>
        <w:pStyle w:val="HTMLPreformatted"/>
        <w:shd w:val="clear" w:color="auto" w:fill="F6F8FA"/>
        <w:rPr>
          <w:rStyle w:val="HTMLCode"/>
          <w:rFonts w:ascii="Consolas" w:hAnsi="Consolas"/>
          <w:color w:val="24292E"/>
          <w:sz w:val="18"/>
          <w:szCs w:val="18"/>
          <w:bdr w:val="none" w:sz="0" w:space="0" w:color="auto" w:frame="1"/>
        </w:rPr>
      </w:pPr>
      <w:r w:rsidRPr="009B031D">
        <w:rPr>
          <w:rStyle w:val="HTMLCode"/>
          <w:rFonts w:ascii="Consolas" w:hAnsi="Consolas"/>
          <w:color w:val="24292E"/>
          <w:sz w:val="18"/>
          <w:szCs w:val="18"/>
          <w:bdr w:val="none" w:sz="0" w:space="0" w:color="auto" w:frame="1"/>
        </w:rPr>
        <w:t>            "</w:t>
      </w:r>
      <w:proofErr w:type="spellStart"/>
      <w:r w:rsidRPr="009B031D">
        <w:rPr>
          <w:rStyle w:val="HTMLCode"/>
          <w:rFonts w:ascii="Consolas" w:hAnsi="Consolas"/>
          <w:color w:val="24292E"/>
          <w:sz w:val="18"/>
          <w:szCs w:val="18"/>
          <w:bdr w:val="none" w:sz="0" w:space="0" w:color="auto" w:frame="1"/>
        </w:rPr>
        <w:t>batchSize</w:t>
      </w:r>
      <w:proofErr w:type="spellEnd"/>
      <w:r w:rsidRPr="009B031D">
        <w:rPr>
          <w:rStyle w:val="HTMLCode"/>
          <w:rFonts w:ascii="Consolas" w:hAnsi="Consolas"/>
          <w:color w:val="24292E"/>
          <w:sz w:val="18"/>
          <w:szCs w:val="18"/>
          <w:bdr w:val="none" w:sz="0" w:space="0" w:color="auto" w:frame="1"/>
        </w:rPr>
        <w:t>": 1</w:t>
      </w:r>
    </w:p>
    <w:p w14:paraId="5C18BB3E" w14:textId="77777777" w:rsidR="009B031D" w:rsidRPr="009B031D" w:rsidRDefault="009B031D" w:rsidP="009B031D">
      <w:pPr>
        <w:pStyle w:val="HTMLPreformatted"/>
        <w:shd w:val="clear" w:color="auto" w:fill="F6F8FA"/>
        <w:rPr>
          <w:rStyle w:val="HTMLCode"/>
          <w:rFonts w:ascii="Consolas" w:hAnsi="Consolas"/>
          <w:color w:val="24292E"/>
          <w:sz w:val="18"/>
          <w:szCs w:val="18"/>
          <w:bdr w:val="none" w:sz="0" w:space="0" w:color="auto" w:frame="1"/>
        </w:rPr>
      </w:pPr>
      <w:r w:rsidRPr="009B031D">
        <w:rPr>
          <w:rStyle w:val="HTMLCode"/>
          <w:rFonts w:ascii="Consolas" w:hAnsi="Consolas"/>
          <w:color w:val="24292E"/>
          <w:sz w:val="18"/>
          <w:szCs w:val="18"/>
          <w:bdr w:val="none" w:sz="0" w:space="0" w:color="auto" w:frame="1"/>
        </w:rPr>
        <w:t>        }</w:t>
      </w:r>
    </w:p>
    <w:p w14:paraId="3BD4244C" w14:textId="77777777" w:rsidR="009B031D" w:rsidRPr="009B031D" w:rsidRDefault="009B031D" w:rsidP="009B031D">
      <w:pPr>
        <w:pStyle w:val="HTMLPreformatted"/>
        <w:shd w:val="clear" w:color="auto" w:fill="F6F8FA"/>
        <w:rPr>
          <w:rStyle w:val="HTMLCode"/>
          <w:rFonts w:ascii="Consolas" w:hAnsi="Consolas"/>
          <w:color w:val="24292E"/>
          <w:sz w:val="18"/>
          <w:szCs w:val="18"/>
          <w:bdr w:val="none" w:sz="0" w:space="0" w:color="auto" w:frame="1"/>
        </w:rPr>
      </w:pPr>
      <w:r w:rsidRPr="009B031D">
        <w:rPr>
          <w:rStyle w:val="HTMLCode"/>
          <w:rFonts w:ascii="Consolas" w:hAnsi="Consolas"/>
          <w:color w:val="24292E"/>
          <w:sz w:val="18"/>
          <w:szCs w:val="18"/>
          <w:bdr w:val="none" w:sz="0" w:space="0" w:color="auto" w:frame="1"/>
        </w:rPr>
        <w:t>    }</w:t>
      </w:r>
    </w:p>
    <w:p w14:paraId="5965EB18" w14:textId="54814B3A" w:rsidR="00C8104C" w:rsidRPr="009B031D" w:rsidRDefault="00C8104C" w:rsidP="00C8104C">
      <w:pPr>
        <w:pStyle w:val="HTMLPreformatted"/>
        <w:shd w:val="clear" w:color="auto" w:fill="F6F8FA"/>
        <w:rPr>
          <w:rStyle w:val="HTMLCode"/>
          <w:rFonts w:ascii="Consolas" w:hAnsi="Consolas"/>
          <w:sz w:val="18"/>
          <w:szCs w:val="18"/>
          <w:bdr w:val="none" w:sz="0" w:space="0" w:color="auto" w:frame="1"/>
        </w:rPr>
      </w:pPr>
    </w:p>
    <w:p w14:paraId="35F8D754" w14:textId="77777777" w:rsidR="00C8104C" w:rsidRPr="009B031D" w:rsidRDefault="00C8104C" w:rsidP="00C8104C">
      <w:pPr>
        <w:pStyle w:val="HTMLPreformatted"/>
        <w:shd w:val="clear" w:color="auto" w:fill="F6F8FA"/>
        <w:rPr>
          <w:rStyle w:val="HTMLCode"/>
          <w:rFonts w:ascii="Consolas" w:hAnsi="Consolas"/>
          <w:sz w:val="18"/>
          <w:szCs w:val="18"/>
          <w:bdr w:val="none" w:sz="0" w:space="0" w:color="auto" w:frame="1"/>
        </w:rPr>
      </w:pPr>
      <w:r w:rsidRPr="009B031D">
        <w:rPr>
          <w:rStyle w:val="HTMLCode"/>
          <w:rFonts w:ascii="Consolas" w:hAnsi="Consolas"/>
          <w:sz w:val="18"/>
          <w:szCs w:val="18"/>
          <w:bdr w:val="none" w:sz="0" w:space="0" w:color="auto" w:frame="1"/>
        </w:rPr>
        <w:t>}</w:t>
      </w:r>
    </w:p>
    <w:p w14:paraId="2523947B" w14:textId="77777777" w:rsidR="009B031D" w:rsidRDefault="009B031D" w:rsidP="00C8104C">
      <w:pPr>
        <w:rPr>
          <w:rFonts w:eastAsia="Times New Roman"/>
          <w:lang w:val="en-GB"/>
        </w:rPr>
      </w:pPr>
    </w:p>
    <w:p w14:paraId="266982AA" w14:textId="6E6ABB83" w:rsidR="00C8104C" w:rsidRPr="00D00ACF" w:rsidRDefault="009B031D" w:rsidP="00C8104C">
      <w:pPr>
        <w:rPr>
          <w:rFonts w:eastAsia="Times New Roman"/>
          <w:b/>
          <w:bCs/>
          <w:lang w:val="en-GB"/>
        </w:rPr>
      </w:pPr>
      <w:r w:rsidRPr="00D00ACF">
        <w:rPr>
          <w:rFonts w:eastAsia="Times New Roman"/>
          <w:b/>
          <w:bCs/>
          <w:lang w:val="en-GB"/>
        </w:rPr>
        <w:t>8</w:t>
      </w:r>
      <w:r w:rsidR="00C8104C" w:rsidRPr="00D00ACF">
        <w:rPr>
          <w:rFonts w:eastAsia="Times New Roman"/>
          <w:b/>
          <w:bCs/>
          <w:lang w:val="en-GB"/>
        </w:rPr>
        <w:t xml:space="preserve">. Debug and test the function locally </w:t>
      </w:r>
    </w:p>
    <w:p w14:paraId="38C682BC" w14:textId="77777777" w:rsidR="00C8104C" w:rsidRPr="00C8104C" w:rsidRDefault="00C8104C" w:rsidP="00C8104C">
      <w:pPr>
        <w:rPr>
          <w:rFonts w:eastAsia="Times New Roman"/>
          <w:lang w:val="en-GB"/>
        </w:rPr>
      </w:pPr>
      <w:r w:rsidRPr="00C8104C">
        <w:rPr>
          <w:rFonts w:eastAsia="Times New Roman"/>
          <w:lang w:val="en-GB"/>
        </w:rPr>
        <w:t>Start the function locally</w:t>
      </w:r>
    </w:p>
    <w:p w14:paraId="249FD9AF" w14:textId="77777777" w:rsidR="00C8104C" w:rsidRDefault="00C8104C" w:rsidP="00C8104C">
      <w:pPr>
        <w:pStyle w:val="HTMLPreformatted"/>
        <w:shd w:val="clear" w:color="auto" w:fill="F6F8FA"/>
        <w:rPr>
          <w:rStyle w:val="HTMLCode"/>
          <w:rFonts w:ascii="Consolas" w:hAnsi="Consolas"/>
          <w:color w:val="24292E"/>
          <w:bdr w:val="none" w:sz="0" w:space="0" w:color="auto" w:frame="1"/>
        </w:rPr>
      </w:pPr>
    </w:p>
    <w:p w14:paraId="32922B02" w14:textId="4CB7074C" w:rsidR="00C8104C" w:rsidRDefault="00C8104C" w:rsidP="00C8104C">
      <w:pPr>
        <w:pStyle w:val="HTMLPreformatted"/>
        <w:shd w:val="clear" w:color="auto" w:fill="F6F8FA"/>
        <w:rPr>
          <w:rStyle w:val="HTMLCode"/>
          <w:rFonts w:ascii="Consolas" w:hAnsi="Consolas"/>
          <w:color w:val="24292E"/>
          <w:bdr w:val="none" w:sz="0" w:space="0" w:color="auto" w:frame="1"/>
        </w:rPr>
      </w:pPr>
      <w:proofErr w:type="spellStart"/>
      <w:r>
        <w:rPr>
          <w:rStyle w:val="HTMLCode"/>
          <w:rFonts w:ascii="Consolas" w:hAnsi="Consolas"/>
          <w:color w:val="24292E"/>
          <w:bdr w:val="none" w:sz="0" w:space="0" w:color="auto" w:frame="1"/>
        </w:rPr>
        <w:t>func</w:t>
      </w:r>
      <w:proofErr w:type="spellEnd"/>
      <w:r>
        <w:rPr>
          <w:rStyle w:val="HTMLCode"/>
          <w:rFonts w:ascii="Consolas" w:hAnsi="Consolas"/>
          <w:color w:val="24292E"/>
          <w:bdr w:val="none" w:sz="0" w:space="0" w:color="auto" w:frame="1"/>
        </w:rPr>
        <w:t xml:space="preserve"> start</w:t>
      </w:r>
    </w:p>
    <w:p w14:paraId="647A8E6E" w14:textId="77777777" w:rsidR="00C8104C" w:rsidRDefault="00C8104C" w:rsidP="00C8104C">
      <w:pPr>
        <w:pStyle w:val="HTMLPreformatted"/>
        <w:shd w:val="clear" w:color="auto" w:fill="F6F8FA"/>
        <w:rPr>
          <w:rStyle w:val="HTMLCode"/>
          <w:rFonts w:ascii="Consolas" w:hAnsi="Consolas"/>
          <w:color w:val="24292E"/>
          <w:bdr w:val="none" w:sz="0" w:space="0" w:color="auto" w:frame="1"/>
        </w:rPr>
      </w:pPr>
    </w:p>
    <w:p w14:paraId="6E55F904" w14:textId="77777777" w:rsidR="00C8104C" w:rsidRDefault="00C8104C" w:rsidP="00C8104C">
      <w:pPr>
        <w:pStyle w:val="NormalWeb"/>
        <w:shd w:val="clear" w:color="auto" w:fill="FFFFFF"/>
        <w:spacing w:before="0" w:beforeAutospacing="0" w:after="0" w:afterAutospacing="0"/>
        <w:rPr>
          <w:rFonts w:asciiTheme="minorHAnsi" w:hAnsiTheme="minorHAnsi" w:cstheme="minorBidi"/>
          <w:sz w:val="22"/>
          <w:szCs w:val="22"/>
          <w:lang w:val="en-GB"/>
        </w:rPr>
      </w:pPr>
    </w:p>
    <w:p w14:paraId="138F1A31" w14:textId="1030C75B" w:rsidR="00C8104C" w:rsidRDefault="00C8104C" w:rsidP="00C8104C">
      <w:pPr>
        <w:pStyle w:val="NormalWeb"/>
        <w:shd w:val="clear" w:color="auto" w:fill="FFFFFF"/>
        <w:spacing w:before="0" w:beforeAutospacing="0" w:after="0" w:afterAutospacing="0"/>
        <w:rPr>
          <w:rFonts w:ascii="Segoe UI" w:hAnsi="Segoe UI" w:cs="Segoe UI"/>
          <w:color w:val="24292E"/>
        </w:rPr>
      </w:pPr>
      <w:r w:rsidRPr="00C8104C">
        <w:rPr>
          <w:rFonts w:asciiTheme="minorHAnsi" w:hAnsiTheme="minorHAnsi" w:cstheme="minorBidi"/>
          <w:sz w:val="22"/>
          <w:szCs w:val="22"/>
          <w:lang w:val="en-GB"/>
        </w:rPr>
        <w:t>Go to your Azure Storage account in the </w:t>
      </w:r>
      <w:hyperlink r:id="rId15" w:history="1">
        <w:r w:rsidRPr="00C8104C">
          <w:rPr>
            <w:rFonts w:asciiTheme="minorHAnsi" w:hAnsiTheme="minorHAnsi" w:cstheme="minorBidi"/>
            <w:sz w:val="22"/>
            <w:szCs w:val="22"/>
            <w:lang w:val="en-GB"/>
          </w:rPr>
          <w:t>Azure Portal</w:t>
        </w:r>
      </w:hyperlink>
      <w:r w:rsidRPr="00C8104C">
        <w:rPr>
          <w:rFonts w:asciiTheme="minorHAnsi" w:hAnsiTheme="minorHAnsi" w:cstheme="minorBidi"/>
          <w:sz w:val="22"/>
          <w:szCs w:val="22"/>
          <w:lang w:val="en-GB"/>
        </w:rPr>
        <w:t> and open the </w:t>
      </w:r>
      <w:r w:rsidR="006A784E">
        <w:rPr>
          <w:rFonts w:asciiTheme="minorHAnsi" w:hAnsiTheme="minorHAnsi" w:cstheme="minorBidi"/>
          <w:b/>
          <w:bCs/>
          <w:sz w:val="22"/>
          <w:szCs w:val="22"/>
          <w:lang w:val="en-GB"/>
        </w:rPr>
        <w:t>queue</w:t>
      </w:r>
      <w:r w:rsidR="00D00ACF">
        <w:rPr>
          <w:rFonts w:asciiTheme="minorHAnsi" w:hAnsiTheme="minorHAnsi" w:cstheme="minorBidi"/>
          <w:b/>
          <w:bCs/>
          <w:sz w:val="22"/>
          <w:szCs w:val="22"/>
          <w:lang w:val="en-GB"/>
        </w:rPr>
        <w:t>s</w:t>
      </w:r>
      <w:r w:rsidRPr="00C8104C">
        <w:rPr>
          <w:rFonts w:asciiTheme="minorHAnsi" w:hAnsiTheme="minorHAnsi" w:cstheme="minorBidi"/>
          <w:sz w:val="22"/>
          <w:szCs w:val="22"/>
          <w:lang w:val="en-GB"/>
        </w:rPr>
        <w:t>. Select the </w:t>
      </w:r>
      <w:proofErr w:type="spellStart"/>
      <w:r w:rsidRPr="00C8104C">
        <w:rPr>
          <w:rFonts w:asciiTheme="minorHAnsi" w:hAnsiTheme="minorHAnsi" w:cstheme="minorBidi"/>
          <w:sz w:val="22"/>
          <w:szCs w:val="22"/>
          <w:lang w:val="en-GB"/>
        </w:rPr>
        <w:t>js</w:t>
      </w:r>
      <w:proofErr w:type="spellEnd"/>
      <w:r w:rsidRPr="00C8104C">
        <w:rPr>
          <w:rFonts w:asciiTheme="minorHAnsi" w:hAnsiTheme="minorHAnsi" w:cstheme="minorBidi"/>
          <w:sz w:val="22"/>
          <w:szCs w:val="22"/>
          <w:lang w:val="en-GB"/>
        </w:rPr>
        <w:t>-queue-items queue and add a message to send to the function</w:t>
      </w:r>
      <w:r>
        <w:rPr>
          <w:rFonts w:ascii="Segoe UI" w:hAnsi="Segoe UI" w:cs="Segoe UI"/>
          <w:color w:val="24292E"/>
        </w:rPr>
        <w:t>.</w:t>
      </w:r>
    </w:p>
    <w:p w14:paraId="09CA9FCA" w14:textId="77777777" w:rsidR="00C8104C" w:rsidRDefault="00C8104C" w:rsidP="00C8104C">
      <w:pPr>
        <w:pStyle w:val="NormalWeb"/>
        <w:shd w:val="clear" w:color="auto" w:fill="FFFFFF"/>
        <w:spacing w:before="0" w:beforeAutospacing="0" w:after="0" w:afterAutospacing="0"/>
        <w:rPr>
          <w:rFonts w:ascii="Segoe UI" w:hAnsi="Segoe UI" w:cs="Segoe UI"/>
          <w:noProof/>
          <w:color w:val="0366D6"/>
        </w:rPr>
      </w:pPr>
    </w:p>
    <w:p w14:paraId="4B3E62A7" w14:textId="5599A6C0" w:rsidR="00C8104C" w:rsidRDefault="00C8104C" w:rsidP="00C8104C">
      <w:pPr>
        <w:pStyle w:val="NormalWeb"/>
        <w:shd w:val="clear" w:color="auto" w:fill="FFFFFF"/>
        <w:spacing w:before="0" w:beforeAutospacing="0" w:after="240" w:afterAutospacing="0"/>
        <w:rPr>
          <w:rFonts w:ascii="Segoe UI" w:hAnsi="Segoe UI" w:cs="Segoe UI"/>
          <w:color w:val="24292E"/>
        </w:rPr>
      </w:pPr>
      <w:r w:rsidRPr="00C8104C">
        <w:rPr>
          <w:rFonts w:ascii="Segoe UI" w:hAnsi="Segoe UI" w:cs="Segoe UI"/>
          <w:noProof/>
          <w:color w:val="24292E"/>
        </w:rPr>
        <w:drawing>
          <wp:inline distT="0" distB="0" distL="0" distR="0" wp14:anchorId="029F00A0" wp14:editId="64F0C18C">
            <wp:extent cx="5943600" cy="333756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37560"/>
                    </a:xfrm>
                    <a:prstGeom prst="rect">
                      <a:avLst/>
                    </a:prstGeom>
                  </pic:spPr>
                </pic:pic>
              </a:graphicData>
            </a:graphic>
          </wp:inline>
        </w:drawing>
      </w:r>
    </w:p>
    <w:p w14:paraId="73EC7B1A" w14:textId="77777777" w:rsidR="00C8104C" w:rsidRPr="00C8104C" w:rsidRDefault="00C8104C" w:rsidP="00C8104C">
      <w:pPr>
        <w:pStyle w:val="NormalWeb"/>
        <w:shd w:val="clear" w:color="auto" w:fill="FFFFFF"/>
        <w:spacing w:before="0" w:beforeAutospacing="0" w:after="0" w:afterAutospacing="0"/>
        <w:rPr>
          <w:rFonts w:asciiTheme="minorHAnsi" w:hAnsiTheme="minorHAnsi" w:cstheme="minorBidi"/>
          <w:sz w:val="22"/>
          <w:szCs w:val="22"/>
          <w:lang w:val="en-GB"/>
        </w:rPr>
      </w:pPr>
      <w:r w:rsidRPr="00C8104C">
        <w:rPr>
          <w:rFonts w:asciiTheme="minorHAnsi" w:hAnsiTheme="minorHAnsi" w:cstheme="minorBidi"/>
          <w:sz w:val="22"/>
          <w:szCs w:val="22"/>
          <w:lang w:val="en-GB"/>
        </w:rPr>
        <w:t>You should see your function running locally fired correctly immediately</w:t>
      </w:r>
    </w:p>
    <w:p w14:paraId="5041A759" w14:textId="33B4F1AA" w:rsidR="00C8104C" w:rsidRDefault="00C8104C" w:rsidP="00DD2881">
      <w:pPr>
        <w:rPr>
          <w:rFonts w:eastAsia="Times New Roman"/>
          <w:lang w:val="en-GB"/>
        </w:rPr>
      </w:pPr>
    </w:p>
    <w:p w14:paraId="3FA7E744" w14:textId="47A81FEC" w:rsidR="00C8104C" w:rsidRDefault="00C8104C" w:rsidP="00DD2881">
      <w:pPr>
        <w:rPr>
          <w:rFonts w:eastAsia="Times New Roman"/>
          <w:lang w:val="en-GB"/>
        </w:rPr>
      </w:pPr>
      <w:r w:rsidRPr="00C8104C">
        <w:rPr>
          <w:rFonts w:eastAsia="Times New Roman"/>
          <w:noProof/>
          <w:lang w:val="en-GB"/>
        </w:rPr>
        <w:lastRenderedPageBreak/>
        <w:drawing>
          <wp:inline distT="0" distB="0" distL="0" distR="0" wp14:anchorId="2D619623" wp14:editId="004B44E5">
            <wp:extent cx="5943600" cy="452755"/>
            <wp:effectExtent l="0" t="0" r="0" b="4445"/>
            <wp:docPr id="10" name="Picture 10"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52755"/>
                    </a:xfrm>
                    <a:prstGeom prst="rect">
                      <a:avLst/>
                    </a:prstGeom>
                  </pic:spPr>
                </pic:pic>
              </a:graphicData>
            </a:graphic>
          </wp:inline>
        </w:drawing>
      </w:r>
    </w:p>
    <w:p w14:paraId="17DD7D46" w14:textId="271BA66C" w:rsidR="003B4E0D" w:rsidRDefault="003B4E0D" w:rsidP="00DD2881">
      <w:pPr>
        <w:rPr>
          <w:rFonts w:eastAsia="Times New Roman"/>
          <w:lang w:val="en-GB"/>
        </w:rPr>
      </w:pPr>
    </w:p>
    <w:p w14:paraId="3727BFC6" w14:textId="4985D8C6" w:rsidR="003B4E0D" w:rsidRPr="00806562" w:rsidRDefault="003B4E0D" w:rsidP="003B4E0D">
      <w:pPr>
        <w:rPr>
          <w:sz w:val="32"/>
          <w:szCs w:val="32"/>
        </w:rPr>
      </w:pPr>
      <w:r w:rsidRPr="00806562">
        <w:rPr>
          <w:sz w:val="32"/>
          <w:szCs w:val="32"/>
        </w:rPr>
        <w:t xml:space="preserve">TASK </w:t>
      </w:r>
      <w:r>
        <w:rPr>
          <w:sz w:val="32"/>
          <w:szCs w:val="32"/>
        </w:rPr>
        <w:t xml:space="preserve">2: </w:t>
      </w:r>
      <w:r w:rsidRPr="003B4E0D">
        <w:rPr>
          <w:sz w:val="32"/>
          <w:szCs w:val="32"/>
        </w:rPr>
        <w:t>Build the Docker Image and deploy it to Kubernetes with the Virtual Nodes</w:t>
      </w:r>
    </w:p>
    <w:p w14:paraId="5FD9510E" w14:textId="77777777" w:rsidR="00E27E52" w:rsidRPr="00D00ACF" w:rsidRDefault="00E27E52" w:rsidP="00E27E52">
      <w:pPr>
        <w:rPr>
          <w:rFonts w:eastAsia="Times New Roman"/>
          <w:b/>
          <w:bCs/>
          <w:lang w:val="en-GB"/>
        </w:rPr>
      </w:pPr>
      <w:r w:rsidRPr="00D00ACF">
        <w:rPr>
          <w:rFonts w:eastAsia="Times New Roman"/>
          <w:b/>
          <w:bCs/>
          <w:lang w:val="en-GB"/>
        </w:rPr>
        <w:t>1. Install KEDA</w:t>
      </w:r>
    </w:p>
    <w:p w14:paraId="4137DB9A" w14:textId="37AFC5A0" w:rsidR="00E27E52" w:rsidRPr="00E27E52" w:rsidRDefault="00E27E52" w:rsidP="00E27E52">
      <w:pPr>
        <w:pStyle w:val="ListParagraph"/>
        <w:numPr>
          <w:ilvl w:val="0"/>
          <w:numId w:val="15"/>
        </w:numPr>
        <w:rPr>
          <w:rFonts w:ascii="Segoe UI" w:hAnsi="Segoe UI" w:cs="Segoe UI"/>
          <w:color w:val="212529"/>
        </w:rPr>
      </w:pPr>
      <w:r w:rsidRPr="00E27E52">
        <w:rPr>
          <w:rFonts w:eastAsia="Times New Roman"/>
          <w:lang w:val="en-GB"/>
        </w:rPr>
        <w:t>Add Helm repo</w:t>
      </w:r>
    </w:p>
    <w:p w14:paraId="53F482A1" w14:textId="77777777" w:rsidR="00E27E52" w:rsidRDefault="00E27E52" w:rsidP="00E27E52">
      <w:pPr>
        <w:pStyle w:val="HTMLPreformatted"/>
        <w:shd w:val="clear" w:color="auto" w:fill="F6F8FA"/>
        <w:rPr>
          <w:rStyle w:val="HTMLCode"/>
          <w:rFonts w:ascii="Consolas" w:hAnsi="Consolas"/>
          <w:color w:val="24292E"/>
          <w:bdr w:val="none" w:sz="0" w:space="0" w:color="auto" w:frame="1"/>
        </w:rPr>
      </w:pPr>
    </w:p>
    <w:p w14:paraId="16F07585" w14:textId="53CF54C9" w:rsidR="00E27E52" w:rsidRDefault="00E27E52" w:rsidP="00E27E52">
      <w:pPr>
        <w:pStyle w:val="HTMLPreformatted"/>
        <w:shd w:val="clear" w:color="auto" w:fill="F6F8FA"/>
        <w:rPr>
          <w:rStyle w:val="HTMLCode"/>
          <w:rFonts w:ascii="Consolas" w:hAnsi="Consolas"/>
          <w:color w:val="24292E"/>
          <w:bdr w:val="none" w:sz="0" w:space="0" w:color="auto" w:frame="1"/>
        </w:rPr>
      </w:pPr>
      <w:r w:rsidRPr="00E27E52">
        <w:rPr>
          <w:rStyle w:val="HTMLCode"/>
          <w:rFonts w:ascii="Consolas" w:hAnsi="Consolas"/>
          <w:color w:val="24292E"/>
          <w:bdr w:val="none" w:sz="0" w:space="0" w:color="auto" w:frame="1"/>
        </w:rPr>
        <w:t xml:space="preserve">helm repo add </w:t>
      </w:r>
      <w:proofErr w:type="spellStart"/>
      <w:r w:rsidRPr="00E27E52">
        <w:rPr>
          <w:rStyle w:val="HTMLCode"/>
          <w:rFonts w:ascii="Consolas" w:hAnsi="Consolas"/>
          <w:color w:val="24292E"/>
          <w:bdr w:val="none" w:sz="0" w:space="0" w:color="auto" w:frame="1"/>
        </w:rPr>
        <w:t>kedacore</w:t>
      </w:r>
      <w:proofErr w:type="spellEnd"/>
      <w:r w:rsidRPr="00E27E52">
        <w:rPr>
          <w:rStyle w:val="HTMLCode"/>
          <w:rFonts w:ascii="Consolas" w:hAnsi="Consolas"/>
          <w:color w:val="24292E"/>
          <w:bdr w:val="none" w:sz="0" w:space="0" w:color="auto" w:frame="1"/>
        </w:rPr>
        <w:t xml:space="preserve"> </w:t>
      </w:r>
      <w:hyperlink r:id="rId18" w:history="1">
        <w:r w:rsidRPr="0096790F">
          <w:rPr>
            <w:rStyle w:val="Hyperlink"/>
            <w:rFonts w:ascii="Consolas" w:hAnsi="Consolas"/>
            <w:bdr w:val="none" w:sz="0" w:space="0" w:color="auto" w:frame="1"/>
          </w:rPr>
          <w:t>https://kedacore.github.io/charts</w:t>
        </w:r>
      </w:hyperlink>
    </w:p>
    <w:p w14:paraId="57AC7236" w14:textId="77777777" w:rsidR="00E27E52" w:rsidRPr="00E27E52" w:rsidRDefault="00E27E52" w:rsidP="00E27E52">
      <w:pPr>
        <w:pStyle w:val="HTMLPreformatted"/>
        <w:shd w:val="clear" w:color="auto" w:fill="F6F8FA"/>
        <w:rPr>
          <w:rStyle w:val="HTMLCode"/>
          <w:rFonts w:ascii="Consolas" w:hAnsi="Consolas"/>
          <w:color w:val="24292E"/>
          <w:bdr w:val="none" w:sz="0" w:space="0" w:color="auto" w:frame="1"/>
        </w:rPr>
      </w:pPr>
    </w:p>
    <w:p w14:paraId="21D9293D" w14:textId="24879C09" w:rsidR="00E27E52" w:rsidRPr="00E27E52" w:rsidRDefault="00E27E52" w:rsidP="00E27E52">
      <w:pPr>
        <w:pStyle w:val="ListParagraph"/>
        <w:numPr>
          <w:ilvl w:val="0"/>
          <w:numId w:val="15"/>
        </w:numPr>
        <w:rPr>
          <w:rFonts w:eastAsia="Times New Roman"/>
          <w:lang w:val="en-GB"/>
        </w:rPr>
      </w:pPr>
      <w:r w:rsidRPr="00E27E52">
        <w:rPr>
          <w:rFonts w:eastAsia="Times New Roman"/>
          <w:lang w:val="en-GB"/>
        </w:rPr>
        <w:t>Update Helm repo</w:t>
      </w:r>
    </w:p>
    <w:p w14:paraId="747DED73" w14:textId="77777777" w:rsidR="00E27E52" w:rsidRDefault="00E27E52" w:rsidP="00E27E52">
      <w:pPr>
        <w:pStyle w:val="HTMLPreformatted"/>
        <w:shd w:val="clear" w:color="auto" w:fill="F6F8FA"/>
        <w:rPr>
          <w:rStyle w:val="HTMLCode"/>
          <w:rFonts w:ascii="Consolas" w:hAnsi="Consolas"/>
          <w:color w:val="24292E"/>
          <w:bdr w:val="none" w:sz="0" w:space="0" w:color="auto" w:frame="1"/>
        </w:rPr>
      </w:pPr>
    </w:p>
    <w:p w14:paraId="230FCC4C" w14:textId="1E0B3D01" w:rsidR="00E27E52" w:rsidRDefault="00E27E52" w:rsidP="00E27E52">
      <w:pPr>
        <w:pStyle w:val="HTMLPreformatted"/>
        <w:shd w:val="clear" w:color="auto" w:fill="F6F8FA"/>
        <w:rPr>
          <w:rStyle w:val="HTMLCode"/>
          <w:rFonts w:ascii="Consolas" w:hAnsi="Consolas"/>
          <w:color w:val="24292E"/>
          <w:bdr w:val="none" w:sz="0" w:space="0" w:color="auto" w:frame="1"/>
        </w:rPr>
      </w:pPr>
      <w:r w:rsidRPr="00E27E52">
        <w:rPr>
          <w:rStyle w:val="HTMLCode"/>
          <w:rFonts w:ascii="Consolas" w:hAnsi="Consolas"/>
          <w:color w:val="24292E"/>
          <w:bdr w:val="none" w:sz="0" w:space="0" w:color="auto" w:frame="1"/>
        </w:rPr>
        <w:t>helm repo update</w:t>
      </w:r>
    </w:p>
    <w:p w14:paraId="30301C51" w14:textId="77777777" w:rsidR="00E27E52" w:rsidRPr="00E27E52" w:rsidRDefault="00E27E52" w:rsidP="00E27E52">
      <w:pPr>
        <w:pStyle w:val="HTMLPreformatted"/>
        <w:shd w:val="clear" w:color="auto" w:fill="F6F8FA"/>
        <w:rPr>
          <w:rStyle w:val="HTMLCode"/>
          <w:rFonts w:ascii="Consolas" w:hAnsi="Consolas"/>
          <w:color w:val="24292E"/>
          <w:bdr w:val="none" w:sz="0" w:space="0" w:color="auto" w:frame="1"/>
        </w:rPr>
      </w:pPr>
    </w:p>
    <w:p w14:paraId="301D4FDC" w14:textId="281433C2" w:rsidR="00E27E52" w:rsidRPr="00E27E52" w:rsidRDefault="00E27E52" w:rsidP="00E27E52">
      <w:pPr>
        <w:pStyle w:val="ListParagraph"/>
        <w:numPr>
          <w:ilvl w:val="0"/>
          <w:numId w:val="15"/>
        </w:numPr>
        <w:rPr>
          <w:rFonts w:eastAsia="Times New Roman"/>
          <w:lang w:val="en-GB"/>
        </w:rPr>
      </w:pPr>
      <w:r w:rsidRPr="00E27E52">
        <w:rPr>
          <w:rFonts w:eastAsia="Times New Roman"/>
          <w:lang w:val="en-GB"/>
        </w:rPr>
        <w:t>Install </w:t>
      </w:r>
      <w:proofErr w:type="spellStart"/>
      <w:r w:rsidRPr="00E27E52">
        <w:rPr>
          <w:rFonts w:eastAsia="Times New Roman"/>
          <w:lang w:val="en-GB"/>
        </w:rPr>
        <w:t>keda</w:t>
      </w:r>
      <w:proofErr w:type="spellEnd"/>
      <w:r w:rsidRPr="00E27E52">
        <w:rPr>
          <w:rFonts w:eastAsia="Times New Roman"/>
          <w:lang w:val="en-GB"/>
        </w:rPr>
        <w:t> Helm chart</w:t>
      </w:r>
    </w:p>
    <w:p w14:paraId="0FA735C3" w14:textId="77777777" w:rsidR="00E27E52" w:rsidRDefault="00E27E52" w:rsidP="00E27E52">
      <w:pPr>
        <w:pStyle w:val="HTMLPreformatted"/>
        <w:shd w:val="clear" w:color="auto" w:fill="F6F8FA"/>
        <w:rPr>
          <w:rStyle w:val="HTMLCode"/>
          <w:rFonts w:ascii="Consolas" w:hAnsi="Consolas"/>
          <w:color w:val="24292E"/>
          <w:bdr w:val="none" w:sz="0" w:space="0" w:color="auto" w:frame="1"/>
        </w:rPr>
      </w:pPr>
    </w:p>
    <w:p w14:paraId="16BECB3A" w14:textId="47095613" w:rsidR="00E27E52" w:rsidRDefault="00E27E52" w:rsidP="00E27E52">
      <w:pPr>
        <w:pStyle w:val="HTMLPreformatted"/>
        <w:shd w:val="clear" w:color="auto" w:fill="F6F8FA"/>
        <w:rPr>
          <w:rStyle w:val="HTMLCode"/>
          <w:rFonts w:ascii="Consolas" w:hAnsi="Consolas"/>
          <w:color w:val="24292E"/>
          <w:bdr w:val="none" w:sz="0" w:space="0" w:color="auto" w:frame="1"/>
        </w:rPr>
      </w:pPr>
      <w:proofErr w:type="spellStart"/>
      <w:r w:rsidRPr="00E27E52">
        <w:rPr>
          <w:rStyle w:val="HTMLCode"/>
          <w:rFonts w:ascii="Consolas" w:hAnsi="Consolas"/>
          <w:color w:val="24292E"/>
          <w:bdr w:val="none" w:sz="0" w:space="0" w:color="auto" w:frame="1"/>
        </w:rPr>
        <w:t>kubectl</w:t>
      </w:r>
      <w:proofErr w:type="spellEnd"/>
      <w:r w:rsidRPr="00E27E52">
        <w:rPr>
          <w:rStyle w:val="HTMLCode"/>
          <w:rFonts w:ascii="Consolas" w:hAnsi="Consolas"/>
          <w:color w:val="24292E"/>
          <w:bdr w:val="none" w:sz="0" w:space="0" w:color="auto" w:frame="1"/>
        </w:rPr>
        <w:t xml:space="preserve"> create namespace </w:t>
      </w:r>
      <w:proofErr w:type="spellStart"/>
      <w:r w:rsidRPr="00E27E52">
        <w:rPr>
          <w:rStyle w:val="HTMLCode"/>
          <w:rFonts w:ascii="Consolas" w:hAnsi="Consolas"/>
          <w:color w:val="24292E"/>
          <w:bdr w:val="none" w:sz="0" w:space="0" w:color="auto" w:frame="1"/>
        </w:rPr>
        <w:t>keda</w:t>
      </w:r>
      <w:proofErr w:type="spellEnd"/>
    </w:p>
    <w:p w14:paraId="4C37F589" w14:textId="77777777" w:rsidR="00E27E52" w:rsidRPr="00E27E52" w:rsidRDefault="00E27E52" w:rsidP="00E27E52">
      <w:pPr>
        <w:pStyle w:val="HTMLPreformatted"/>
        <w:shd w:val="clear" w:color="auto" w:fill="F6F8FA"/>
        <w:rPr>
          <w:rStyle w:val="HTMLCode"/>
          <w:rFonts w:ascii="Consolas" w:hAnsi="Consolas"/>
          <w:color w:val="24292E"/>
          <w:bdr w:val="none" w:sz="0" w:space="0" w:color="auto" w:frame="1"/>
        </w:rPr>
      </w:pPr>
    </w:p>
    <w:p w14:paraId="30872E56" w14:textId="274A414E" w:rsidR="00E27E52" w:rsidRDefault="00E27E52" w:rsidP="00E27E52">
      <w:pPr>
        <w:pStyle w:val="HTMLPreformatted"/>
        <w:shd w:val="clear" w:color="auto" w:fill="F6F8FA"/>
        <w:rPr>
          <w:rStyle w:val="HTMLCode"/>
          <w:rFonts w:ascii="Consolas" w:hAnsi="Consolas"/>
          <w:color w:val="24292E"/>
          <w:bdr w:val="none" w:sz="0" w:space="0" w:color="auto" w:frame="1"/>
        </w:rPr>
      </w:pPr>
      <w:r w:rsidRPr="00E27E52">
        <w:rPr>
          <w:rStyle w:val="HTMLCode"/>
          <w:rFonts w:ascii="Consolas" w:hAnsi="Consolas"/>
          <w:color w:val="24292E"/>
          <w:bdr w:val="none" w:sz="0" w:space="0" w:color="auto" w:frame="1"/>
        </w:rPr>
        <w:t xml:space="preserve">helm install </w:t>
      </w:r>
      <w:del w:id="11" w:author="Larry Wall (AZURE DEV)" w:date="2020-02-04T05:58:00Z">
        <w:r w:rsidRPr="00E27E52" w:rsidDel="00FE23BF">
          <w:rPr>
            <w:rStyle w:val="HTMLCode"/>
            <w:rFonts w:ascii="Consolas" w:hAnsi="Consolas"/>
            <w:color w:val="24292E"/>
            <w:bdr w:val="none" w:sz="0" w:space="0" w:color="auto" w:frame="1"/>
          </w:rPr>
          <w:delText xml:space="preserve">keda </w:delText>
        </w:r>
      </w:del>
      <w:proofErr w:type="spellStart"/>
      <w:r w:rsidRPr="00E27E52">
        <w:rPr>
          <w:rStyle w:val="HTMLCode"/>
          <w:rFonts w:ascii="Consolas" w:hAnsi="Consolas"/>
          <w:color w:val="24292E"/>
          <w:bdr w:val="none" w:sz="0" w:space="0" w:color="auto" w:frame="1"/>
        </w:rPr>
        <w:t>kedacore</w:t>
      </w:r>
      <w:proofErr w:type="spellEnd"/>
      <w:r w:rsidRPr="00E27E52">
        <w:rPr>
          <w:rStyle w:val="HTMLCode"/>
          <w:rFonts w:ascii="Consolas" w:hAnsi="Consolas"/>
          <w:color w:val="24292E"/>
          <w:bdr w:val="none" w:sz="0" w:space="0" w:color="auto" w:frame="1"/>
        </w:rPr>
        <w:t>/</w:t>
      </w:r>
      <w:proofErr w:type="spellStart"/>
      <w:r w:rsidRPr="00E27E52">
        <w:rPr>
          <w:rStyle w:val="HTMLCode"/>
          <w:rFonts w:ascii="Consolas" w:hAnsi="Consolas"/>
          <w:color w:val="24292E"/>
          <w:bdr w:val="none" w:sz="0" w:space="0" w:color="auto" w:frame="1"/>
        </w:rPr>
        <w:t>keda</w:t>
      </w:r>
      <w:proofErr w:type="spellEnd"/>
      <w:r w:rsidRPr="00E27E52">
        <w:rPr>
          <w:rStyle w:val="HTMLCode"/>
          <w:rFonts w:ascii="Consolas" w:hAnsi="Consolas"/>
          <w:color w:val="24292E"/>
          <w:bdr w:val="none" w:sz="0" w:space="0" w:color="auto" w:frame="1"/>
        </w:rPr>
        <w:t xml:space="preserve"> --namespace </w:t>
      </w:r>
      <w:proofErr w:type="spellStart"/>
      <w:r w:rsidRPr="00E27E52">
        <w:rPr>
          <w:rStyle w:val="HTMLCode"/>
          <w:rFonts w:ascii="Consolas" w:hAnsi="Consolas"/>
          <w:color w:val="24292E"/>
          <w:bdr w:val="none" w:sz="0" w:space="0" w:color="auto" w:frame="1"/>
        </w:rPr>
        <w:t>keda</w:t>
      </w:r>
      <w:proofErr w:type="spellEnd"/>
    </w:p>
    <w:p w14:paraId="77F682EA" w14:textId="77777777" w:rsidR="00E27E52" w:rsidRPr="00E27E52" w:rsidRDefault="00E27E52" w:rsidP="00E27E52">
      <w:pPr>
        <w:pStyle w:val="HTMLPreformatted"/>
        <w:shd w:val="clear" w:color="auto" w:fill="F6F8FA"/>
        <w:rPr>
          <w:rStyle w:val="HTMLCode"/>
          <w:rFonts w:ascii="Consolas" w:hAnsi="Consolas"/>
          <w:color w:val="24292E"/>
          <w:bdr w:val="none" w:sz="0" w:space="0" w:color="auto" w:frame="1"/>
        </w:rPr>
      </w:pPr>
    </w:p>
    <w:p w14:paraId="4AD2236E" w14:textId="77777777" w:rsidR="00E27E52" w:rsidRDefault="00E27E52" w:rsidP="00A64F64">
      <w:pPr>
        <w:rPr>
          <w:rFonts w:eastAsia="Times New Roman"/>
          <w:lang w:val="en-GB"/>
        </w:rPr>
      </w:pPr>
    </w:p>
    <w:p w14:paraId="3B385451" w14:textId="2F076C4A" w:rsidR="003B4E0D" w:rsidRPr="00A64F64" w:rsidRDefault="003B4E0D" w:rsidP="00A64F64">
      <w:pPr>
        <w:rPr>
          <w:rFonts w:eastAsia="Times New Roman"/>
          <w:lang w:val="en-GB"/>
        </w:rPr>
      </w:pPr>
      <w:r w:rsidRPr="00A64F64">
        <w:rPr>
          <w:rFonts w:eastAsia="Times New Roman"/>
          <w:lang w:val="en-GB"/>
        </w:rPr>
        <w:t>To confirm that KEDA has successfully installed you can run the following command and should see the following CRD.</w:t>
      </w:r>
    </w:p>
    <w:p w14:paraId="3A0C2A85" w14:textId="77777777" w:rsidR="00A64F64" w:rsidRDefault="00A64F64" w:rsidP="003B4E0D">
      <w:pPr>
        <w:pStyle w:val="HTMLPreformatted"/>
        <w:shd w:val="clear" w:color="auto" w:fill="F6F8FA"/>
        <w:rPr>
          <w:rStyle w:val="HTMLCode"/>
          <w:rFonts w:ascii="Consolas" w:hAnsi="Consolas"/>
          <w:color w:val="24292E"/>
          <w:bdr w:val="none" w:sz="0" w:space="0" w:color="auto" w:frame="1"/>
        </w:rPr>
      </w:pPr>
    </w:p>
    <w:p w14:paraId="7B0786A8" w14:textId="7FC80D73" w:rsidR="003B4E0D" w:rsidRDefault="003B4E0D" w:rsidP="003B4E0D">
      <w:pPr>
        <w:pStyle w:val="HTMLPreformatted"/>
        <w:shd w:val="clear" w:color="auto" w:fill="F6F8FA"/>
        <w:rPr>
          <w:rStyle w:val="HTMLCode"/>
          <w:rFonts w:ascii="Consolas" w:hAnsi="Consolas"/>
          <w:color w:val="24292E"/>
          <w:bdr w:val="none" w:sz="0" w:space="0" w:color="auto" w:frame="1"/>
        </w:rPr>
      </w:pPr>
      <w:proofErr w:type="spellStart"/>
      <w:r>
        <w:rPr>
          <w:rStyle w:val="HTMLCode"/>
          <w:rFonts w:ascii="Consolas" w:hAnsi="Consolas"/>
          <w:color w:val="24292E"/>
          <w:bdr w:val="none" w:sz="0" w:space="0" w:color="auto" w:frame="1"/>
        </w:rPr>
        <w:t>kubectl</w:t>
      </w:r>
      <w:proofErr w:type="spellEnd"/>
      <w:r>
        <w:rPr>
          <w:rStyle w:val="HTMLCode"/>
          <w:rFonts w:ascii="Consolas" w:hAnsi="Consolas"/>
          <w:color w:val="24292E"/>
          <w:bdr w:val="none" w:sz="0" w:space="0" w:color="auto" w:frame="1"/>
        </w:rPr>
        <w:t xml:space="preserve"> get </w:t>
      </w:r>
      <w:proofErr w:type="spellStart"/>
      <w:r>
        <w:rPr>
          <w:rStyle w:val="HTMLCode"/>
          <w:rFonts w:ascii="Consolas" w:hAnsi="Consolas"/>
          <w:color w:val="24292E"/>
          <w:bdr w:val="none" w:sz="0" w:space="0" w:color="auto" w:frame="1"/>
        </w:rPr>
        <w:t>customresourcedefinition</w:t>
      </w:r>
      <w:proofErr w:type="spellEnd"/>
    </w:p>
    <w:p w14:paraId="38B8EC83" w14:textId="77777777" w:rsidR="00A64F64" w:rsidRDefault="00A64F64" w:rsidP="003B4E0D">
      <w:pPr>
        <w:pStyle w:val="HTMLPreformatted"/>
        <w:shd w:val="clear" w:color="auto" w:fill="F6F8FA"/>
        <w:rPr>
          <w:rStyle w:val="HTMLCode"/>
          <w:rFonts w:ascii="Consolas" w:hAnsi="Consolas"/>
          <w:color w:val="24292E"/>
          <w:bdr w:val="none" w:sz="0" w:space="0" w:color="auto" w:frame="1"/>
        </w:rPr>
      </w:pPr>
    </w:p>
    <w:p w14:paraId="6AC5D610" w14:textId="77777777" w:rsidR="003B4E0D" w:rsidRDefault="003B4E0D" w:rsidP="003B4E0D">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NAME                        AGE</w:t>
      </w:r>
    </w:p>
    <w:p w14:paraId="42B2078B" w14:textId="77777777" w:rsidR="003B4E0D" w:rsidRDefault="003B4E0D" w:rsidP="003B4E0D">
      <w:pPr>
        <w:pStyle w:val="HTMLPreformatted"/>
        <w:shd w:val="clear" w:color="auto" w:fill="F6F8FA"/>
        <w:rPr>
          <w:rFonts w:ascii="Consolas" w:hAnsi="Consolas"/>
          <w:color w:val="24292E"/>
        </w:rPr>
      </w:pPr>
      <w:r>
        <w:rPr>
          <w:rStyle w:val="HTMLCode"/>
          <w:rFonts w:ascii="Consolas" w:hAnsi="Consolas"/>
          <w:color w:val="24292E"/>
          <w:bdr w:val="none" w:sz="0" w:space="0" w:color="auto" w:frame="1"/>
        </w:rPr>
        <w:t>scaledobjects.keda.k8s.io   2h</w:t>
      </w:r>
    </w:p>
    <w:p w14:paraId="6ACC355A" w14:textId="2956419F" w:rsidR="003B4E0D" w:rsidRDefault="003B4E0D" w:rsidP="00DD2881">
      <w:pPr>
        <w:rPr>
          <w:rFonts w:eastAsia="Times New Roman"/>
          <w:lang w:val="en-GB"/>
        </w:rPr>
      </w:pPr>
    </w:p>
    <w:p w14:paraId="42D55AAF" w14:textId="2FFAC91A" w:rsidR="00724E22" w:rsidRPr="00724E22" w:rsidRDefault="00A64F64" w:rsidP="00A64F64">
      <w:pPr>
        <w:rPr>
          <w:rFonts w:eastAsia="Times New Roman"/>
          <w:lang w:val="en-GB"/>
        </w:rPr>
      </w:pPr>
      <w:r w:rsidRPr="00D00ACF">
        <w:rPr>
          <w:rFonts w:eastAsia="Times New Roman"/>
          <w:b/>
          <w:bCs/>
          <w:lang w:val="en-GB"/>
        </w:rPr>
        <w:t xml:space="preserve">2. </w:t>
      </w:r>
      <w:r w:rsidR="002E6E3A" w:rsidRPr="00D00ACF">
        <w:rPr>
          <w:rFonts w:eastAsia="Times New Roman"/>
          <w:b/>
          <w:bCs/>
          <w:lang w:val="en-GB"/>
        </w:rPr>
        <w:t>We nee</w:t>
      </w:r>
      <w:r w:rsidR="00116837" w:rsidRPr="00D00ACF">
        <w:rPr>
          <w:rFonts w:eastAsia="Times New Roman"/>
          <w:b/>
          <w:bCs/>
          <w:lang w:val="en-GB"/>
        </w:rPr>
        <w:t>d to create Kubernetes se</w:t>
      </w:r>
      <w:r w:rsidR="00D230CD" w:rsidRPr="00D00ACF">
        <w:rPr>
          <w:rFonts w:eastAsia="Times New Roman"/>
          <w:b/>
          <w:bCs/>
          <w:lang w:val="en-GB"/>
        </w:rPr>
        <w:t>cret to fetch image from ACR using secrets.</w:t>
      </w:r>
    </w:p>
    <w:p w14:paraId="5973DFBC" w14:textId="77777777" w:rsidR="00D230CD" w:rsidRDefault="00D230CD" w:rsidP="00D230CD">
      <w:pPr>
        <w:pStyle w:val="HTMLPreformatted"/>
        <w:shd w:val="clear" w:color="auto" w:fill="F6F8FA"/>
        <w:rPr>
          <w:rStyle w:val="HTMLCode"/>
          <w:rFonts w:ascii="Consolas" w:hAnsi="Consolas"/>
          <w:color w:val="24292E"/>
          <w:bdr w:val="none" w:sz="0" w:space="0" w:color="auto" w:frame="1"/>
        </w:rPr>
      </w:pPr>
    </w:p>
    <w:p w14:paraId="23AEA5D3" w14:textId="14C5BDFB" w:rsidR="002E6E3A" w:rsidRDefault="002E6E3A" w:rsidP="00D230CD">
      <w:pPr>
        <w:pStyle w:val="HTMLPreformatted"/>
        <w:shd w:val="clear" w:color="auto" w:fill="F6F8FA"/>
        <w:rPr>
          <w:rStyle w:val="HTMLCode"/>
          <w:rFonts w:ascii="Consolas" w:hAnsi="Consolas"/>
          <w:color w:val="24292E"/>
          <w:bdr w:val="none" w:sz="0" w:space="0" w:color="auto" w:frame="1"/>
        </w:rPr>
      </w:pPr>
      <w:proofErr w:type="spellStart"/>
      <w:r w:rsidRPr="00D230CD">
        <w:rPr>
          <w:rStyle w:val="HTMLCode"/>
          <w:rFonts w:ascii="Consolas" w:hAnsi="Consolas"/>
          <w:color w:val="24292E"/>
          <w:bdr w:val="none" w:sz="0" w:space="0" w:color="auto" w:frame="1"/>
        </w:rPr>
        <w:t>kubectl</w:t>
      </w:r>
      <w:proofErr w:type="spellEnd"/>
      <w:r w:rsidRPr="00D230CD">
        <w:rPr>
          <w:rStyle w:val="HTMLCode"/>
          <w:rFonts w:ascii="Consolas" w:hAnsi="Consolas"/>
          <w:color w:val="24292E"/>
          <w:bdr w:val="none" w:sz="0" w:space="0" w:color="auto" w:frame="1"/>
        </w:rPr>
        <w:t xml:space="preserve"> create secret docker-registry </w:t>
      </w:r>
      <w:proofErr w:type="spellStart"/>
      <w:r w:rsidRPr="00D230CD">
        <w:rPr>
          <w:rStyle w:val="HTMLCode"/>
          <w:rFonts w:ascii="Consolas" w:hAnsi="Consolas"/>
          <w:color w:val="24292E"/>
          <w:bdr w:val="none" w:sz="0" w:space="0" w:color="auto" w:frame="1"/>
        </w:rPr>
        <w:t>acr</w:t>
      </w:r>
      <w:proofErr w:type="spellEnd"/>
      <w:r w:rsidRPr="00D230CD">
        <w:rPr>
          <w:rStyle w:val="HTMLCode"/>
          <w:rFonts w:ascii="Consolas" w:hAnsi="Consolas"/>
          <w:color w:val="24292E"/>
          <w:bdr w:val="none" w:sz="0" w:space="0" w:color="auto" w:frame="1"/>
        </w:rPr>
        <w:t>-auth --docker-server=</w:t>
      </w:r>
      <w:r w:rsidR="00FA399F">
        <w:rPr>
          <w:rStyle w:val="HTMLCode"/>
          <w:rFonts w:ascii="Consolas" w:hAnsi="Consolas"/>
          <w:color w:val="24292E"/>
          <w:bdr w:val="none" w:sz="0" w:space="0" w:color="auto" w:frame="1"/>
        </w:rPr>
        <w:t>&lt;</w:t>
      </w:r>
      <w:proofErr w:type="spellStart"/>
      <w:r w:rsidR="00FA399F">
        <w:rPr>
          <w:rStyle w:val="HTMLCode"/>
          <w:rFonts w:ascii="Consolas" w:hAnsi="Consolas"/>
          <w:color w:val="24292E"/>
          <w:bdr w:val="none" w:sz="0" w:space="0" w:color="auto" w:frame="1"/>
        </w:rPr>
        <w:t>acr_name</w:t>
      </w:r>
      <w:proofErr w:type="spellEnd"/>
      <w:r w:rsidR="00FA399F">
        <w:rPr>
          <w:rStyle w:val="HTMLCode"/>
          <w:rFonts w:ascii="Consolas" w:hAnsi="Consolas"/>
          <w:color w:val="24292E"/>
          <w:bdr w:val="none" w:sz="0" w:space="0" w:color="auto" w:frame="1"/>
        </w:rPr>
        <w:t>&gt;</w:t>
      </w:r>
      <w:r w:rsidRPr="00D230CD">
        <w:rPr>
          <w:rStyle w:val="HTMLCode"/>
          <w:rFonts w:ascii="Consolas" w:hAnsi="Consolas"/>
          <w:color w:val="24292E"/>
          <w:bdr w:val="none" w:sz="0" w:space="0" w:color="auto" w:frame="1"/>
        </w:rPr>
        <w:t>.azurecr.io --docker-username=</w:t>
      </w:r>
      <w:r w:rsidR="00FA399F">
        <w:rPr>
          <w:rStyle w:val="HTMLCode"/>
          <w:rFonts w:ascii="Consolas" w:hAnsi="Consolas"/>
          <w:color w:val="24292E"/>
          <w:bdr w:val="none" w:sz="0" w:space="0" w:color="auto" w:frame="1"/>
        </w:rPr>
        <w:t>&lt;</w:t>
      </w:r>
      <w:proofErr w:type="spellStart"/>
      <w:r w:rsidR="00FA399F">
        <w:rPr>
          <w:rStyle w:val="HTMLCode"/>
          <w:rFonts w:ascii="Consolas" w:hAnsi="Consolas"/>
          <w:color w:val="24292E"/>
          <w:bdr w:val="none" w:sz="0" w:space="0" w:color="auto" w:frame="1"/>
        </w:rPr>
        <w:t>acr</w:t>
      </w:r>
      <w:proofErr w:type="spellEnd"/>
      <w:r w:rsidR="00FA399F">
        <w:rPr>
          <w:rStyle w:val="HTMLCode"/>
          <w:rFonts w:ascii="Consolas" w:hAnsi="Consolas"/>
          <w:color w:val="24292E"/>
          <w:bdr w:val="none" w:sz="0" w:space="0" w:color="auto" w:frame="1"/>
        </w:rPr>
        <w:t xml:space="preserve"> username&gt;</w:t>
      </w:r>
      <w:r w:rsidRPr="00D230CD">
        <w:rPr>
          <w:rStyle w:val="HTMLCode"/>
          <w:rFonts w:ascii="Consolas" w:hAnsi="Consolas"/>
          <w:color w:val="24292E"/>
          <w:bdr w:val="none" w:sz="0" w:space="0" w:color="auto" w:frame="1"/>
        </w:rPr>
        <w:t xml:space="preserve"> --docker-password=</w:t>
      </w:r>
      <w:r w:rsidR="00FA399F">
        <w:rPr>
          <w:rStyle w:val="HTMLCode"/>
          <w:rFonts w:ascii="Consolas" w:hAnsi="Consolas"/>
          <w:color w:val="24292E"/>
          <w:bdr w:val="none" w:sz="0" w:space="0" w:color="auto" w:frame="1"/>
        </w:rPr>
        <w:t>&lt;ACR password&gt;</w:t>
      </w:r>
      <w:r w:rsidRPr="00D230CD">
        <w:rPr>
          <w:rStyle w:val="HTMLCode"/>
          <w:rFonts w:ascii="Consolas" w:hAnsi="Consolas"/>
          <w:color w:val="24292E"/>
          <w:bdr w:val="none" w:sz="0" w:space="0" w:color="auto" w:frame="1"/>
        </w:rPr>
        <w:t xml:space="preserve"> --docker-email </w:t>
      </w:r>
      <w:hyperlink r:id="rId19" w:history="1">
        <w:proofErr w:type="spellStart"/>
        <w:r w:rsidR="00D001A1">
          <w:rPr>
            <w:rStyle w:val="Hyperlink"/>
            <w:rFonts w:ascii="Consolas" w:hAnsi="Consolas"/>
            <w:bdr w:val="none" w:sz="0" w:space="0" w:color="auto" w:frame="1"/>
          </w:rPr>
          <w:t>xxxxxx</w:t>
        </w:r>
        <w:proofErr w:type="spellEnd"/>
      </w:hyperlink>
    </w:p>
    <w:p w14:paraId="3854F712" w14:textId="77777777" w:rsidR="00D230CD" w:rsidRPr="00D230CD" w:rsidRDefault="00D230CD" w:rsidP="00D230CD">
      <w:pPr>
        <w:pStyle w:val="HTMLPreformatted"/>
        <w:shd w:val="clear" w:color="auto" w:fill="F6F8FA"/>
        <w:rPr>
          <w:rStyle w:val="HTMLCode"/>
          <w:rFonts w:ascii="Consolas" w:hAnsi="Consolas"/>
          <w:color w:val="24292E"/>
          <w:bdr w:val="none" w:sz="0" w:space="0" w:color="auto" w:frame="1"/>
        </w:rPr>
      </w:pPr>
    </w:p>
    <w:p w14:paraId="53048FBA" w14:textId="77777777" w:rsidR="00724E22" w:rsidRDefault="00724E22" w:rsidP="00724E22">
      <w:pPr>
        <w:rPr>
          <w:rFonts w:eastAsia="Times New Roman"/>
          <w:lang w:val="en-GB"/>
        </w:rPr>
      </w:pPr>
    </w:p>
    <w:p w14:paraId="7BA9BC5C" w14:textId="689FBC38" w:rsidR="00724E22" w:rsidRPr="00B21151" w:rsidRDefault="00724E22" w:rsidP="00724E22">
      <w:pPr>
        <w:rPr>
          <w:rFonts w:eastAsia="Times New Roman"/>
          <w:lang w:val="en-GB"/>
        </w:rPr>
      </w:pPr>
      <w:r w:rsidRPr="00E76B3E">
        <w:rPr>
          <w:rStyle w:val="HTMLCode"/>
          <w:rFonts w:ascii="Consolas" w:eastAsiaTheme="minorHAnsi" w:hAnsi="Consolas"/>
          <w:color w:val="24292E"/>
          <w:bdr w:val="none" w:sz="0" w:space="0" w:color="auto" w:frame="1"/>
        </w:rPr>
        <w:t>--docker-email</w:t>
      </w:r>
      <w:r w:rsidRPr="00B21151">
        <w:rPr>
          <w:rFonts w:eastAsia="Times New Roman"/>
          <w:lang w:val="en-GB"/>
        </w:rPr>
        <w:t xml:space="preserve"> is email address from which Azure portal is logged in like </w:t>
      </w:r>
      <w:r w:rsidRPr="00E76B3E">
        <w:rPr>
          <w:rStyle w:val="HTMLCode"/>
          <w:rFonts w:ascii="Consolas" w:eastAsiaTheme="minorHAnsi" w:hAnsi="Consolas"/>
          <w:color w:val="24292E"/>
          <w:bdr w:val="none" w:sz="0" w:space="0" w:color="auto" w:frame="1"/>
        </w:rPr>
        <w:t>xxxx@cloudlabsaioutlook.onmicrosoft.com</w:t>
      </w:r>
    </w:p>
    <w:p w14:paraId="27423F4B" w14:textId="19C52168" w:rsidR="002E6E3A" w:rsidRDefault="002E6E3A" w:rsidP="00A64F64">
      <w:pPr>
        <w:rPr>
          <w:rFonts w:eastAsia="Times New Roman"/>
          <w:lang w:val="en-GB"/>
        </w:rPr>
      </w:pPr>
    </w:p>
    <w:p w14:paraId="3A9F546B" w14:textId="6ABBB9BD" w:rsidR="00D230CD" w:rsidRDefault="00D230CD" w:rsidP="00A64F64">
      <w:pPr>
        <w:rPr>
          <w:rFonts w:eastAsia="Times New Roman"/>
          <w:lang w:val="en-GB"/>
        </w:rPr>
      </w:pPr>
      <w:r>
        <w:rPr>
          <w:rFonts w:eastAsia="Times New Roman"/>
          <w:noProof/>
          <w:lang w:val="en-GB"/>
        </w:rPr>
        <w:lastRenderedPageBreak/>
        <w:drawing>
          <wp:inline distT="0" distB="0" distL="0" distR="0" wp14:anchorId="0BCB09DB" wp14:editId="1E7EE3CB">
            <wp:extent cx="5867400" cy="2351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78228" cy="2355744"/>
                    </a:xfrm>
                    <a:prstGeom prst="rect">
                      <a:avLst/>
                    </a:prstGeom>
                    <a:noFill/>
                    <a:ln>
                      <a:noFill/>
                    </a:ln>
                  </pic:spPr>
                </pic:pic>
              </a:graphicData>
            </a:graphic>
          </wp:inline>
        </w:drawing>
      </w:r>
    </w:p>
    <w:p w14:paraId="14967D1B" w14:textId="77777777" w:rsidR="0042602C" w:rsidRDefault="0042602C" w:rsidP="00A64F64">
      <w:pPr>
        <w:rPr>
          <w:rFonts w:eastAsia="Times New Roman"/>
          <w:lang w:val="en-GB"/>
        </w:rPr>
      </w:pPr>
    </w:p>
    <w:p w14:paraId="74793BE2" w14:textId="0E745908" w:rsidR="00A64F64" w:rsidRPr="00D00ACF" w:rsidRDefault="00D00ACF" w:rsidP="00A64F64">
      <w:pPr>
        <w:rPr>
          <w:rFonts w:eastAsia="Times New Roman"/>
          <w:b/>
          <w:bCs/>
          <w:lang w:val="en-GB"/>
        </w:rPr>
      </w:pPr>
      <w:r w:rsidRPr="00D00ACF">
        <w:rPr>
          <w:rFonts w:eastAsia="Times New Roman"/>
          <w:b/>
          <w:bCs/>
          <w:lang w:val="en-GB"/>
        </w:rPr>
        <w:t>3</w:t>
      </w:r>
      <w:r w:rsidR="002E6E3A" w:rsidRPr="00D00ACF">
        <w:rPr>
          <w:rFonts w:eastAsia="Times New Roman"/>
          <w:b/>
          <w:bCs/>
          <w:lang w:val="en-GB"/>
        </w:rPr>
        <w:t xml:space="preserve">. </w:t>
      </w:r>
      <w:r w:rsidR="00A64F64" w:rsidRPr="00D00ACF">
        <w:rPr>
          <w:rFonts w:eastAsia="Times New Roman"/>
          <w:b/>
          <w:bCs/>
          <w:lang w:val="en-GB"/>
        </w:rPr>
        <w:t>Deploy Function App to KEDA (Virtual Nodes)</w:t>
      </w:r>
    </w:p>
    <w:p w14:paraId="69FB43DC" w14:textId="77777777" w:rsidR="00A64F64" w:rsidRPr="00A64F64" w:rsidRDefault="00A64F64" w:rsidP="00A64F64">
      <w:pPr>
        <w:rPr>
          <w:rFonts w:eastAsia="Times New Roman"/>
          <w:lang w:val="en-GB"/>
        </w:rPr>
      </w:pPr>
      <w:r w:rsidRPr="00A64F64">
        <w:rPr>
          <w:rFonts w:eastAsia="Times New Roman"/>
          <w:lang w:val="en-GB"/>
        </w:rPr>
        <w:t>To deploy your function Kubernetes with Azure Virtual Nodes, you need to modify the details of the deployment to allow the selection of virtual nodes.</w:t>
      </w:r>
    </w:p>
    <w:p w14:paraId="762D4763" w14:textId="3AF6FB95" w:rsidR="00A64F64" w:rsidRDefault="00A64F64" w:rsidP="00A64F64">
      <w:pPr>
        <w:rPr>
          <w:rFonts w:eastAsia="Times New Roman"/>
          <w:lang w:val="en-GB"/>
        </w:rPr>
      </w:pPr>
      <w:r w:rsidRPr="00A64F64">
        <w:rPr>
          <w:rFonts w:eastAsia="Times New Roman"/>
          <w:lang w:val="en-GB"/>
        </w:rPr>
        <w:t xml:space="preserve">Generate a deployment </w:t>
      </w:r>
      <w:proofErr w:type="spellStart"/>
      <w:r w:rsidRPr="00A64F64">
        <w:rPr>
          <w:rFonts w:eastAsia="Times New Roman"/>
          <w:lang w:val="en-GB"/>
        </w:rPr>
        <w:t>yaml</w:t>
      </w:r>
      <w:proofErr w:type="spellEnd"/>
      <w:r w:rsidRPr="00A64F64">
        <w:rPr>
          <w:rFonts w:eastAsia="Times New Roman"/>
          <w:lang w:val="en-GB"/>
        </w:rPr>
        <w:t xml:space="preserve"> for the function.</w:t>
      </w:r>
    </w:p>
    <w:p w14:paraId="301E582C" w14:textId="47ACA6D8" w:rsidR="00724E22" w:rsidRPr="00A64F64" w:rsidRDefault="00724E22" w:rsidP="00A64F64">
      <w:pPr>
        <w:rPr>
          <w:rFonts w:eastAsia="Times New Roman"/>
          <w:lang w:val="en-GB"/>
        </w:rPr>
      </w:pPr>
      <w:r>
        <w:rPr>
          <w:rFonts w:eastAsia="Times New Roman"/>
          <w:lang w:val="en-GB"/>
        </w:rPr>
        <w:t xml:space="preserve">In below command add ACR name as </w:t>
      </w:r>
      <w:r>
        <w:rPr>
          <w:rStyle w:val="HTMLCode"/>
          <w:rFonts w:ascii="Consolas" w:eastAsiaTheme="minorHAnsi" w:hAnsi="Consolas"/>
          <w:color w:val="24292E"/>
          <w:bdr w:val="none" w:sz="0" w:space="0" w:color="auto" w:frame="1"/>
        </w:rPr>
        <w:t>&lt;</w:t>
      </w:r>
      <w:proofErr w:type="spellStart"/>
      <w:r>
        <w:rPr>
          <w:rStyle w:val="HTMLCode"/>
          <w:rFonts w:ascii="Consolas" w:eastAsiaTheme="minorHAnsi" w:hAnsi="Consolas"/>
          <w:color w:val="24292E"/>
          <w:bdr w:val="none" w:sz="0" w:space="0" w:color="auto" w:frame="1"/>
        </w:rPr>
        <w:t>acrname</w:t>
      </w:r>
      <w:proofErr w:type="spellEnd"/>
      <w:proofErr w:type="gramStart"/>
      <w:r w:rsidR="00E76B3E">
        <w:rPr>
          <w:rStyle w:val="HTMLCode"/>
          <w:rFonts w:ascii="Consolas" w:eastAsiaTheme="minorHAnsi" w:hAnsi="Consolas"/>
          <w:color w:val="24292E"/>
          <w:bdr w:val="none" w:sz="0" w:space="0" w:color="auto" w:frame="1"/>
        </w:rPr>
        <w:t>&gt;</w:t>
      </w:r>
      <w:r w:rsidR="00E76B3E" w:rsidRPr="00724E22">
        <w:rPr>
          <w:rStyle w:val="HTMLCode"/>
          <w:rFonts w:ascii="Consolas" w:eastAsiaTheme="minorHAnsi" w:hAnsi="Consolas"/>
          <w:color w:val="24292E"/>
          <w:bdr w:val="none" w:sz="0" w:space="0" w:color="auto" w:frame="1"/>
        </w:rPr>
        <w:t>.azurecr.io</w:t>
      </w:r>
      <w:proofErr w:type="gramEnd"/>
    </w:p>
    <w:p w14:paraId="41E0EEED" w14:textId="77777777" w:rsidR="00A64F64" w:rsidRDefault="00A64F64" w:rsidP="00A64F64">
      <w:pPr>
        <w:pStyle w:val="HTMLPreformatted"/>
        <w:shd w:val="clear" w:color="auto" w:fill="F6F8FA"/>
        <w:rPr>
          <w:rStyle w:val="HTMLCode"/>
          <w:rFonts w:ascii="Consolas" w:hAnsi="Consolas"/>
          <w:color w:val="24292E"/>
          <w:bdr w:val="none" w:sz="0" w:space="0" w:color="auto" w:frame="1"/>
        </w:rPr>
      </w:pPr>
    </w:p>
    <w:p w14:paraId="03F89A57" w14:textId="01160414" w:rsidR="00A64F64" w:rsidRDefault="00724E22" w:rsidP="00A64F64">
      <w:pPr>
        <w:pStyle w:val="HTMLPreformatted"/>
        <w:shd w:val="clear" w:color="auto" w:fill="F6F8FA"/>
        <w:rPr>
          <w:rStyle w:val="HTMLCode"/>
          <w:rFonts w:ascii="Consolas" w:hAnsi="Consolas"/>
          <w:color w:val="24292E"/>
          <w:bdr w:val="none" w:sz="0" w:space="0" w:color="auto" w:frame="1"/>
        </w:rPr>
      </w:pPr>
      <w:proofErr w:type="spellStart"/>
      <w:r w:rsidRPr="00724E22">
        <w:rPr>
          <w:rStyle w:val="HTMLCode"/>
          <w:rFonts w:ascii="Consolas" w:hAnsi="Consolas"/>
          <w:color w:val="24292E"/>
          <w:bdr w:val="none" w:sz="0" w:space="0" w:color="auto" w:frame="1"/>
        </w:rPr>
        <w:t>func</w:t>
      </w:r>
      <w:proofErr w:type="spellEnd"/>
      <w:r w:rsidRPr="00724E22">
        <w:rPr>
          <w:rStyle w:val="HTMLCode"/>
          <w:rFonts w:ascii="Consolas" w:hAnsi="Consolas"/>
          <w:color w:val="24292E"/>
          <w:bdr w:val="none" w:sz="0" w:space="0" w:color="auto" w:frame="1"/>
        </w:rPr>
        <w:t xml:space="preserve"> </w:t>
      </w:r>
      <w:proofErr w:type="spellStart"/>
      <w:r w:rsidRPr="00724E22">
        <w:rPr>
          <w:rStyle w:val="HTMLCode"/>
          <w:rFonts w:ascii="Consolas" w:hAnsi="Consolas"/>
          <w:color w:val="24292E"/>
          <w:bdr w:val="none" w:sz="0" w:space="0" w:color="auto" w:frame="1"/>
        </w:rPr>
        <w:t>kubernetes</w:t>
      </w:r>
      <w:proofErr w:type="spellEnd"/>
      <w:r w:rsidRPr="00724E22">
        <w:rPr>
          <w:rStyle w:val="HTMLCode"/>
          <w:rFonts w:ascii="Consolas" w:hAnsi="Consolas"/>
          <w:color w:val="24292E"/>
          <w:bdr w:val="none" w:sz="0" w:space="0" w:color="auto" w:frame="1"/>
        </w:rPr>
        <w:t xml:space="preserve"> deploy --name hello-</w:t>
      </w:r>
      <w:proofErr w:type="spellStart"/>
      <w:r w:rsidRPr="00724E22">
        <w:rPr>
          <w:rStyle w:val="HTMLCode"/>
          <w:rFonts w:ascii="Consolas" w:hAnsi="Consolas"/>
          <w:color w:val="24292E"/>
          <w:bdr w:val="none" w:sz="0" w:space="0" w:color="auto" w:frame="1"/>
        </w:rPr>
        <w:t>keda</w:t>
      </w:r>
      <w:proofErr w:type="spellEnd"/>
      <w:r w:rsidRPr="00724E22">
        <w:rPr>
          <w:rStyle w:val="HTMLCode"/>
          <w:rFonts w:ascii="Consolas" w:hAnsi="Consolas"/>
          <w:color w:val="24292E"/>
          <w:bdr w:val="none" w:sz="0" w:space="0" w:color="auto" w:frame="1"/>
        </w:rPr>
        <w:t xml:space="preserve"> --registry </w:t>
      </w:r>
      <w:r>
        <w:rPr>
          <w:rStyle w:val="HTMLCode"/>
          <w:rFonts w:ascii="Consolas" w:hAnsi="Consolas"/>
          <w:color w:val="24292E"/>
          <w:bdr w:val="none" w:sz="0" w:space="0" w:color="auto" w:frame="1"/>
        </w:rPr>
        <w:t>&lt;</w:t>
      </w:r>
      <w:proofErr w:type="spellStart"/>
      <w:r>
        <w:rPr>
          <w:rStyle w:val="HTMLCode"/>
          <w:rFonts w:ascii="Consolas" w:hAnsi="Consolas"/>
          <w:color w:val="24292E"/>
          <w:bdr w:val="none" w:sz="0" w:space="0" w:color="auto" w:frame="1"/>
        </w:rPr>
        <w:t>acr</w:t>
      </w:r>
      <w:r w:rsidR="00FA399F">
        <w:rPr>
          <w:rStyle w:val="HTMLCode"/>
          <w:rFonts w:ascii="Consolas" w:hAnsi="Consolas"/>
          <w:color w:val="24292E"/>
          <w:bdr w:val="none" w:sz="0" w:space="0" w:color="auto" w:frame="1"/>
        </w:rPr>
        <w:t>_</w:t>
      </w:r>
      <w:r>
        <w:rPr>
          <w:rStyle w:val="HTMLCode"/>
          <w:rFonts w:ascii="Consolas" w:hAnsi="Consolas"/>
          <w:color w:val="24292E"/>
          <w:bdr w:val="none" w:sz="0" w:space="0" w:color="auto" w:frame="1"/>
        </w:rPr>
        <w:t>name</w:t>
      </w:r>
      <w:proofErr w:type="spellEnd"/>
      <w:proofErr w:type="gramStart"/>
      <w:r>
        <w:rPr>
          <w:rStyle w:val="HTMLCode"/>
          <w:rFonts w:ascii="Consolas" w:hAnsi="Consolas"/>
          <w:color w:val="24292E"/>
          <w:bdr w:val="none" w:sz="0" w:space="0" w:color="auto" w:frame="1"/>
        </w:rPr>
        <w:t>&gt;</w:t>
      </w:r>
      <w:r w:rsidRPr="00724E22">
        <w:rPr>
          <w:rStyle w:val="HTMLCode"/>
          <w:rFonts w:ascii="Consolas" w:hAnsi="Consolas"/>
          <w:color w:val="24292E"/>
          <w:bdr w:val="none" w:sz="0" w:space="0" w:color="auto" w:frame="1"/>
        </w:rPr>
        <w:t>.azurecr.io</w:t>
      </w:r>
      <w:proofErr w:type="gramEnd"/>
      <w:r w:rsidRPr="00724E22">
        <w:rPr>
          <w:rStyle w:val="HTMLCode"/>
          <w:rFonts w:ascii="Consolas" w:hAnsi="Consolas"/>
          <w:color w:val="24292E"/>
          <w:bdr w:val="none" w:sz="0" w:space="0" w:color="auto" w:frame="1"/>
        </w:rPr>
        <w:t xml:space="preserve"> --dotnet --pull-secret </w:t>
      </w:r>
      <w:proofErr w:type="spellStart"/>
      <w:r w:rsidRPr="00724E22">
        <w:rPr>
          <w:rStyle w:val="HTMLCode"/>
          <w:rFonts w:ascii="Consolas" w:hAnsi="Consolas"/>
          <w:color w:val="24292E"/>
          <w:bdr w:val="none" w:sz="0" w:space="0" w:color="auto" w:frame="1"/>
        </w:rPr>
        <w:t>acr</w:t>
      </w:r>
      <w:proofErr w:type="spellEnd"/>
      <w:r w:rsidRPr="00724E22">
        <w:rPr>
          <w:rStyle w:val="HTMLCode"/>
          <w:rFonts w:ascii="Consolas" w:hAnsi="Consolas"/>
          <w:color w:val="24292E"/>
          <w:bdr w:val="none" w:sz="0" w:space="0" w:color="auto" w:frame="1"/>
        </w:rPr>
        <w:t xml:space="preserve">-auth --dry-run &gt; </w:t>
      </w:r>
      <w:proofErr w:type="spellStart"/>
      <w:r w:rsidRPr="00724E22">
        <w:rPr>
          <w:rStyle w:val="HTMLCode"/>
          <w:rFonts w:ascii="Consolas" w:hAnsi="Consolas"/>
          <w:color w:val="24292E"/>
          <w:bdr w:val="none" w:sz="0" w:space="0" w:color="auto" w:frame="1"/>
        </w:rPr>
        <w:t>deploy.yaml</w:t>
      </w:r>
      <w:proofErr w:type="spellEnd"/>
    </w:p>
    <w:p w14:paraId="51945EBC" w14:textId="77777777" w:rsidR="00A64F64" w:rsidRDefault="00A64F64" w:rsidP="00A64F64">
      <w:pPr>
        <w:pStyle w:val="NormalWeb"/>
        <w:shd w:val="clear" w:color="auto" w:fill="FFFFFF"/>
        <w:spacing w:before="0" w:beforeAutospacing="0" w:after="0" w:afterAutospacing="0"/>
        <w:rPr>
          <w:rFonts w:ascii="Segoe UI" w:hAnsi="Segoe UI" w:cs="Segoe UI"/>
          <w:color w:val="24292E"/>
        </w:rPr>
      </w:pPr>
    </w:p>
    <w:p w14:paraId="6A7B9E77" w14:textId="7345A33D" w:rsidR="00A64F64" w:rsidRPr="00A64F64" w:rsidRDefault="00A64F64" w:rsidP="00A64F64">
      <w:pPr>
        <w:rPr>
          <w:rFonts w:eastAsia="Times New Roman"/>
          <w:lang w:val="en-GB"/>
        </w:rPr>
      </w:pPr>
      <w:r w:rsidRPr="00A64F64">
        <w:rPr>
          <w:rFonts w:eastAsia="Times New Roman"/>
          <w:lang w:val="en-GB"/>
        </w:rPr>
        <w:t>Open and modify the created </w:t>
      </w:r>
      <w:proofErr w:type="spellStart"/>
      <w:proofErr w:type="gramStart"/>
      <w:r w:rsidRPr="00F1663E">
        <w:rPr>
          <w:rStyle w:val="HTMLCode"/>
          <w:rFonts w:ascii="Consolas" w:eastAsiaTheme="minorHAnsi" w:hAnsi="Consolas"/>
          <w:color w:val="24292E"/>
          <w:bdr w:val="none" w:sz="0" w:space="0" w:color="auto" w:frame="1"/>
        </w:rPr>
        <w:t>deploy.yaml</w:t>
      </w:r>
      <w:proofErr w:type="spellEnd"/>
      <w:proofErr w:type="gramEnd"/>
      <w:r w:rsidRPr="00A64F64">
        <w:rPr>
          <w:rFonts w:eastAsia="Times New Roman"/>
          <w:lang w:val="en-GB"/>
        </w:rPr>
        <w:t> to tolerate scheduling onto any nodes, including virtual.</w:t>
      </w:r>
    </w:p>
    <w:p w14:paraId="5AD65283" w14:textId="77777777" w:rsidR="00724E22" w:rsidRPr="00724E22" w:rsidRDefault="00724E22" w:rsidP="00724E22">
      <w:pPr>
        <w:pStyle w:val="HTMLPreformatted"/>
        <w:shd w:val="clear" w:color="auto" w:fill="F6F8FA"/>
        <w:rPr>
          <w:rStyle w:val="HTMLCode"/>
          <w:rFonts w:ascii="Consolas" w:hAnsi="Consolas"/>
          <w:color w:val="24292E"/>
          <w:bdr w:val="none" w:sz="0" w:space="0" w:color="auto" w:frame="1"/>
        </w:rPr>
      </w:pPr>
      <w:r w:rsidRPr="00724E22">
        <w:rPr>
          <w:rStyle w:val="HTMLCode"/>
          <w:rFonts w:ascii="Consolas" w:hAnsi="Consolas"/>
          <w:color w:val="24292E"/>
          <w:bdr w:val="none" w:sz="0" w:space="0" w:color="auto" w:frame="1"/>
        </w:rPr>
        <w:t>spec:</w:t>
      </w:r>
    </w:p>
    <w:p w14:paraId="6B28493F" w14:textId="77777777" w:rsidR="00724E22" w:rsidRPr="00724E22" w:rsidRDefault="00724E22" w:rsidP="00724E22">
      <w:pPr>
        <w:pStyle w:val="HTMLPreformatted"/>
        <w:shd w:val="clear" w:color="auto" w:fill="F6F8FA"/>
        <w:rPr>
          <w:rStyle w:val="HTMLCode"/>
          <w:rFonts w:ascii="Consolas" w:hAnsi="Consolas"/>
          <w:color w:val="24292E"/>
          <w:bdr w:val="none" w:sz="0" w:space="0" w:color="auto" w:frame="1"/>
        </w:rPr>
      </w:pPr>
      <w:r w:rsidRPr="00724E22">
        <w:rPr>
          <w:rStyle w:val="HTMLCode"/>
          <w:rFonts w:ascii="Consolas" w:hAnsi="Consolas"/>
          <w:color w:val="24292E"/>
          <w:bdr w:val="none" w:sz="0" w:space="0" w:color="auto" w:frame="1"/>
        </w:rPr>
        <w:t>      containers:</w:t>
      </w:r>
    </w:p>
    <w:p w14:paraId="038EF80B" w14:textId="77777777" w:rsidR="00724E22" w:rsidRPr="00724E22" w:rsidRDefault="00724E22" w:rsidP="00724E22">
      <w:pPr>
        <w:pStyle w:val="HTMLPreformatted"/>
        <w:shd w:val="clear" w:color="auto" w:fill="F6F8FA"/>
        <w:rPr>
          <w:rStyle w:val="HTMLCode"/>
          <w:rFonts w:ascii="Consolas" w:hAnsi="Consolas"/>
          <w:color w:val="24292E"/>
          <w:bdr w:val="none" w:sz="0" w:space="0" w:color="auto" w:frame="1"/>
        </w:rPr>
      </w:pPr>
      <w:r w:rsidRPr="00724E22">
        <w:rPr>
          <w:rStyle w:val="HTMLCode"/>
          <w:rFonts w:ascii="Consolas" w:hAnsi="Consolas"/>
          <w:color w:val="24292E"/>
          <w:bdr w:val="none" w:sz="0" w:space="0" w:color="auto" w:frame="1"/>
        </w:rPr>
        <w:t>      - name: hello-</w:t>
      </w:r>
      <w:proofErr w:type="spellStart"/>
      <w:r w:rsidRPr="00724E22">
        <w:rPr>
          <w:rStyle w:val="HTMLCode"/>
          <w:rFonts w:ascii="Consolas" w:hAnsi="Consolas"/>
          <w:color w:val="24292E"/>
          <w:bdr w:val="none" w:sz="0" w:space="0" w:color="auto" w:frame="1"/>
        </w:rPr>
        <w:t>keda</w:t>
      </w:r>
      <w:proofErr w:type="spellEnd"/>
    </w:p>
    <w:p w14:paraId="1ECE5EBE" w14:textId="77777777" w:rsidR="00724E22" w:rsidRPr="00724E22" w:rsidRDefault="00724E22" w:rsidP="00724E22">
      <w:pPr>
        <w:pStyle w:val="HTMLPreformatted"/>
        <w:shd w:val="clear" w:color="auto" w:fill="F6F8FA"/>
        <w:rPr>
          <w:rStyle w:val="HTMLCode"/>
          <w:rFonts w:ascii="Consolas" w:hAnsi="Consolas"/>
          <w:color w:val="24292E"/>
          <w:bdr w:val="none" w:sz="0" w:space="0" w:color="auto" w:frame="1"/>
        </w:rPr>
      </w:pPr>
      <w:r w:rsidRPr="00724E22">
        <w:rPr>
          <w:rStyle w:val="HTMLCode"/>
          <w:rFonts w:ascii="Consolas" w:hAnsi="Consolas"/>
          <w:color w:val="24292E"/>
          <w:bdr w:val="none" w:sz="0" w:space="0" w:color="auto" w:frame="1"/>
        </w:rPr>
        <w:t>        image: Akashfirstcontainerregistry.azurecr.io/hello-</w:t>
      </w:r>
      <w:proofErr w:type="spellStart"/>
      <w:r w:rsidRPr="00724E22">
        <w:rPr>
          <w:rStyle w:val="HTMLCode"/>
          <w:rFonts w:ascii="Consolas" w:hAnsi="Consolas"/>
          <w:color w:val="24292E"/>
          <w:bdr w:val="none" w:sz="0" w:space="0" w:color="auto" w:frame="1"/>
        </w:rPr>
        <w:t>keda</w:t>
      </w:r>
      <w:proofErr w:type="spellEnd"/>
    </w:p>
    <w:p w14:paraId="6E1560F5" w14:textId="77777777" w:rsidR="00724E22" w:rsidRPr="00724E22" w:rsidRDefault="00724E22" w:rsidP="00724E22">
      <w:pPr>
        <w:pStyle w:val="HTMLPreformatted"/>
        <w:shd w:val="clear" w:color="auto" w:fill="F6F8FA"/>
        <w:rPr>
          <w:rStyle w:val="HTMLCode"/>
          <w:rFonts w:ascii="Consolas" w:hAnsi="Consolas"/>
          <w:color w:val="24292E"/>
          <w:bdr w:val="none" w:sz="0" w:space="0" w:color="auto" w:frame="1"/>
        </w:rPr>
      </w:pPr>
      <w:r w:rsidRPr="00724E22">
        <w:rPr>
          <w:rStyle w:val="HTMLCode"/>
          <w:rFonts w:ascii="Consolas" w:hAnsi="Consolas"/>
          <w:color w:val="24292E"/>
          <w:bdr w:val="none" w:sz="0" w:space="0" w:color="auto" w:frame="1"/>
        </w:rPr>
        <w:t>        env:</w:t>
      </w:r>
    </w:p>
    <w:p w14:paraId="45359136" w14:textId="77777777" w:rsidR="00724E22" w:rsidRPr="00724E22" w:rsidRDefault="00724E22" w:rsidP="00724E22">
      <w:pPr>
        <w:pStyle w:val="HTMLPreformatted"/>
        <w:shd w:val="clear" w:color="auto" w:fill="F6F8FA"/>
        <w:rPr>
          <w:rStyle w:val="HTMLCode"/>
          <w:rFonts w:ascii="Consolas" w:hAnsi="Consolas"/>
          <w:color w:val="24292E"/>
          <w:bdr w:val="none" w:sz="0" w:space="0" w:color="auto" w:frame="1"/>
        </w:rPr>
      </w:pPr>
      <w:r w:rsidRPr="00724E22">
        <w:rPr>
          <w:rStyle w:val="HTMLCode"/>
          <w:rFonts w:ascii="Consolas" w:hAnsi="Consolas"/>
          <w:color w:val="24292E"/>
          <w:bdr w:val="none" w:sz="0" w:space="0" w:color="auto" w:frame="1"/>
        </w:rPr>
        <w:t>        - name: AzureFunctionsJobHost__functions__0</w:t>
      </w:r>
    </w:p>
    <w:p w14:paraId="3310A859" w14:textId="77777777" w:rsidR="00724E22" w:rsidRPr="00724E22" w:rsidRDefault="00724E22" w:rsidP="00724E22">
      <w:pPr>
        <w:pStyle w:val="HTMLPreformatted"/>
        <w:shd w:val="clear" w:color="auto" w:fill="F6F8FA"/>
        <w:rPr>
          <w:rStyle w:val="HTMLCode"/>
          <w:rFonts w:ascii="Consolas" w:hAnsi="Consolas"/>
          <w:color w:val="24292E"/>
          <w:bdr w:val="none" w:sz="0" w:space="0" w:color="auto" w:frame="1"/>
        </w:rPr>
      </w:pPr>
      <w:r w:rsidRPr="00724E22">
        <w:rPr>
          <w:rStyle w:val="HTMLCode"/>
          <w:rFonts w:ascii="Consolas" w:hAnsi="Consolas"/>
          <w:color w:val="24292E"/>
          <w:bdr w:val="none" w:sz="0" w:space="0" w:color="auto" w:frame="1"/>
        </w:rPr>
        <w:t>          value: QueueTrigger1</w:t>
      </w:r>
    </w:p>
    <w:p w14:paraId="21172F1B" w14:textId="77777777" w:rsidR="00724E22" w:rsidRPr="00724E22" w:rsidRDefault="00724E22" w:rsidP="00724E22">
      <w:pPr>
        <w:pStyle w:val="HTMLPreformatted"/>
        <w:shd w:val="clear" w:color="auto" w:fill="F6F8FA"/>
        <w:rPr>
          <w:rStyle w:val="HTMLCode"/>
          <w:rFonts w:ascii="Consolas" w:hAnsi="Consolas"/>
          <w:color w:val="24292E"/>
          <w:bdr w:val="none" w:sz="0" w:space="0" w:color="auto" w:frame="1"/>
        </w:rPr>
      </w:pPr>
      <w:r w:rsidRPr="00724E22">
        <w:rPr>
          <w:rStyle w:val="HTMLCode"/>
          <w:rFonts w:ascii="Consolas" w:hAnsi="Consolas"/>
          <w:color w:val="24292E"/>
          <w:bdr w:val="none" w:sz="0" w:space="0" w:color="auto" w:frame="1"/>
        </w:rPr>
        <w:t>        </w:t>
      </w:r>
      <w:proofErr w:type="spellStart"/>
      <w:r w:rsidRPr="00724E22">
        <w:rPr>
          <w:rStyle w:val="HTMLCode"/>
          <w:rFonts w:ascii="Consolas" w:hAnsi="Consolas"/>
          <w:color w:val="24292E"/>
          <w:bdr w:val="none" w:sz="0" w:space="0" w:color="auto" w:frame="1"/>
        </w:rPr>
        <w:t>envFrom</w:t>
      </w:r>
      <w:proofErr w:type="spellEnd"/>
      <w:r w:rsidRPr="00724E22">
        <w:rPr>
          <w:rStyle w:val="HTMLCode"/>
          <w:rFonts w:ascii="Consolas" w:hAnsi="Consolas"/>
          <w:color w:val="24292E"/>
          <w:bdr w:val="none" w:sz="0" w:space="0" w:color="auto" w:frame="1"/>
        </w:rPr>
        <w:t>:</w:t>
      </w:r>
    </w:p>
    <w:p w14:paraId="1176F14F" w14:textId="77777777" w:rsidR="00724E22" w:rsidRPr="00724E22" w:rsidRDefault="00724E22" w:rsidP="00724E22">
      <w:pPr>
        <w:pStyle w:val="HTMLPreformatted"/>
        <w:shd w:val="clear" w:color="auto" w:fill="F6F8FA"/>
        <w:rPr>
          <w:rStyle w:val="HTMLCode"/>
          <w:rFonts w:ascii="Consolas" w:hAnsi="Consolas"/>
          <w:color w:val="24292E"/>
          <w:bdr w:val="none" w:sz="0" w:space="0" w:color="auto" w:frame="1"/>
        </w:rPr>
      </w:pPr>
      <w:r w:rsidRPr="00724E22">
        <w:rPr>
          <w:rStyle w:val="HTMLCode"/>
          <w:rFonts w:ascii="Consolas" w:hAnsi="Consolas"/>
          <w:color w:val="24292E"/>
          <w:bdr w:val="none" w:sz="0" w:space="0" w:color="auto" w:frame="1"/>
        </w:rPr>
        <w:t>        - </w:t>
      </w:r>
      <w:proofErr w:type="spellStart"/>
      <w:r w:rsidRPr="00724E22">
        <w:rPr>
          <w:rStyle w:val="HTMLCode"/>
          <w:rFonts w:ascii="Consolas" w:hAnsi="Consolas"/>
          <w:color w:val="24292E"/>
          <w:bdr w:val="none" w:sz="0" w:space="0" w:color="auto" w:frame="1"/>
        </w:rPr>
        <w:t>secretRef</w:t>
      </w:r>
      <w:proofErr w:type="spellEnd"/>
      <w:r w:rsidRPr="00724E22">
        <w:rPr>
          <w:rStyle w:val="HTMLCode"/>
          <w:rFonts w:ascii="Consolas" w:hAnsi="Consolas"/>
          <w:color w:val="24292E"/>
          <w:bdr w:val="none" w:sz="0" w:space="0" w:color="auto" w:frame="1"/>
        </w:rPr>
        <w:t>:</w:t>
      </w:r>
    </w:p>
    <w:p w14:paraId="1B1416A7" w14:textId="77777777" w:rsidR="00724E22" w:rsidRPr="00724E22" w:rsidRDefault="00724E22" w:rsidP="00724E22">
      <w:pPr>
        <w:pStyle w:val="HTMLPreformatted"/>
        <w:shd w:val="clear" w:color="auto" w:fill="F6F8FA"/>
        <w:rPr>
          <w:rStyle w:val="HTMLCode"/>
          <w:rFonts w:ascii="Consolas" w:hAnsi="Consolas"/>
          <w:color w:val="24292E"/>
          <w:bdr w:val="none" w:sz="0" w:space="0" w:color="auto" w:frame="1"/>
        </w:rPr>
      </w:pPr>
      <w:r w:rsidRPr="00724E22">
        <w:rPr>
          <w:rStyle w:val="HTMLCode"/>
          <w:rFonts w:ascii="Consolas" w:hAnsi="Consolas"/>
          <w:color w:val="24292E"/>
          <w:bdr w:val="none" w:sz="0" w:space="0" w:color="auto" w:frame="1"/>
        </w:rPr>
        <w:t>            name: hello-</w:t>
      </w:r>
      <w:proofErr w:type="spellStart"/>
      <w:r w:rsidRPr="00724E22">
        <w:rPr>
          <w:rStyle w:val="HTMLCode"/>
          <w:rFonts w:ascii="Consolas" w:hAnsi="Consolas"/>
          <w:color w:val="24292E"/>
          <w:bdr w:val="none" w:sz="0" w:space="0" w:color="auto" w:frame="1"/>
        </w:rPr>
        <w:t>keda</w:t>
      </w:r>
      <w:proofErr w:type="spellEnd"/>
    </w:p>
    <w:p w14:paraId="6CB5CBEC" w14:textId="77777777" w:rsidR="00724E22" w:rsidRPr="00724E22" w:rsidRDefault="00724E22" w:rsidP="00724E22">
      <w:pPr>
        <w:pStyle w:val="HTMLPreformatted"/>
        <w:shd w:val="clear" w:color="auto" w:fill="F6F8FA"/>
        <w:rPr>
          <w:rStyle w:val="HTMLCode"/>
          <w:rFonts w:ascii="Consolas" w:hAnsi="Consolas"/>
          <w:color w:val="24292E"/>
          <w:bdr w:val="none" w:sz="0" w:space="0" w:color="auto" w:frame="1"/>
        </w:rPr>
      </w:pPr>
      <w:r w:rsidRPr="00724E22">
        <w:rPr>
          <w:rStyle w:val="HTMLCode"/>
          <w:rFonts w:ascii="Consolas" w:hAnsi="Consolas"/>
          <w:color w:val="24292E"/>
          <w:bdr w:val="none" w:sz="0" w:space="0" w:color="auto" w:frame="1"/>
        </w:rPr>
        <w:t>      </w:t>
      </w:r>
      <w:proofErr w:type="spellStart"/>
      <w:r w:rsidRPr="00724E22">
        <w:rPr>
          <w:rStyle w:val="HTMLCode"/>
          <w:rFonts w:ascii="Consolas" w:hAnsi="Consolas"/>
          <w:color w:val="24292E"/>
          <w:bdr w:val="none" w:sz="0" w:space="0" w:color="auto" w:frame="1"/>
        </w:rPr>
        <w:t>imagePullSecrets</w:t>
      </w:r>
      <w:proofErr w:type="spellEnd"/>
      <w:r w:rsidRPr="00724E22">
        <w:rPr>
          <w:rStyle w:val="HTMLCode"/>
          <w:rFonts w:ascii="Consolas" w:hAnsi="Consolas"/>
          <w:color w:val="24292E"/>
          <w:bdr w:val="none" w:sz="0" w:space="0" w:color="auto" w:frame="1"/>
        </w:rPr>
        <w:t>:</w:t>
      </w:r>
    </w:p>
    <w:p w14:paraId="155D12F9" w14:textId="77777777" w:rsidR="00724E22" w:rsidRPr="00724E22" w:rsidRDefault="00724E22" w:rsidP="00724E22">
      <w:pPr>
        <w:pStyle w:val="HTMLPreformatted"/>
        <w:shd w:val="clear" w:color="auto" w:fill="F6F8FA"/>
        <w:rPr>
          <w:rStyle w:val="HTMLCode"/>
          <w:rFonts w:ascii="Consolas" w:hAnsi="Consolas"/>
          <w:color w:val="24292E"/>
          <w:bdr w:val="none" w:sz="0" w:space="0" w:color="auto" w:frame="1"/>
        </w:rPr>
      </w:pPr>
      <w:r w:rsidRPr="00724E22">
        <w:rPr>
          <w:rStyle w:val="HTMLCode"/>
          <w:rFonts w:ascii="Consolas" w:hAnsi="Consolas"/>
          <w:color w:val="24292E"/>
          <w:bdr w:val="none" w:sz="0" w:space="0" w:color="auto" w:frame="1"/>
        </w:rPr>
        <w:t>      - name: </w:t>
      </w:r>
      <w:proofErr w:type="spellStart"/>
      <w:r w:rsidRPr="00724E22">
        <w:rPr>
          <w:rStyle w:val="HTMLCode"/>
          <w:rFonts w:ascii="Consolas" w:hAnsi="Consolas"/>
          <w:color w:val="24292E"/>
          <w:bdr w:val="none" w:sz="0" w:space="0" w:color="auto" w:frame="1"/>
        </w:rPr>
        <w:t>acr</w:t>
      </w:r>
      <w:proofErr w:type="spellEnd"/>
      <w:r w:rsidRPr="00724E22">
        <w:rPr>
          <w:rStyle w:val="HTMLCode"/>
          <w:rFonts w:ascii="Consolas" w:hAnsi="Consolas"/>
          <w:color w:val="24292E"/>
          <w:bdr w:val="none" w:sz="0" w:space="0" w:color="auto" w:frame="1"/>
        </w:rPr>
        <w:t>-auth</w:t>
      </w:r>
    </w:p>
    <w:p w14:paraId="69A329CF" w14:textId="77777777" w:rsidR="00367515" w:rsidRPr="00367515" w:rsidRDefault="00724E22" w:rsidP="00367515">
      <w:pPr>
        <w:pStyle w:val="HTMLPreformatted"/>
        <w:shd w:val="clear" w:color="auto" w:fill="F6F8FA"/>
        <w:rPr>
          <w:rStyle w:val="HTMLCode"/>
          <w:rFonts w:ascii="Consolas" w:hAnsi="Consolas"/>
          <w:color w:val="24292E"/>
          <w:bdr w:val="none" w:sz="0" w:space="0" w:color="auto" w:frame="1"/>
        </w:rPr>
      </w:pPr>
      <w:r w:rsidRPr="00724E22">
        <w:rPr>
          <w:rStyle w:val="HTMLCode"/>
          <w:rFonts w:ascii="Consolas" w:hAnsi="Consolas"/>
          <w:color w:val="24292E"/>
          <w:bdr w:val="none" w:sz="0" w:space="0" w:color="auto" w:frame="1"/>
        </w:rPr>
        <w:t>      </w:t>
      </w:r>
      <w:r w:rsidR="00367515" w:rsidRPr="00367515">
        <w:rPr>
          <w:rStyle w:val="HTMLCode"/>
          <w:rFonts w:ascii="Consolas" w:hAnsi="Consolas"/>
          <w:color w:val="24292E"/>
          <w:bdr w:val="none" w:sz="0" w:space="0" w:color="auto" w:frame="1"/>
        </w:rPr>
        <w:t>tolerations:</w:t>
      </w:r>
    </w:p>
    <w:p w14:paraId="3387D439" w14:textId="77777777" w:rsidR="00367515" w:rsidRPr="00367515" w:rsidRDefault="00367515" w:rsidP="00367515">
      <w:pPr>
        <w:pStyle w:val="HTMLPreformatted"/>
        <w:shd w:val="clear" w:color="auto" w:fill="F6F8FA"/>
        <w:rPr>
          <w:rStyle w:val="HTMLCode"/>
          <w:rFonts w:ascii="Consolas" w:hAnsi="Consolas"/>
          <w:color w:val="24292E"/>
          <w:bdr w:val="none" w:sz="0" w:space="0" w:color="auto" w:frame="1"/>
        </w:rPr>
      </w:pPr>
      <w:r w:rsidRPr="00367515">
        <w:rPr>
          <w:rStyle w:val="HTMLCode"/>
          <w:rFonts w:ascii="Consolas" w:hAnsi="Consolas"/>
          <w:color w:val="24292E"/>
          <w:bdr w:val="none" w:sz="0" w:space="0" w:color="auto" w:frame="1"/>
        </w:rPr>
        <w:t xml:space="preserve">      - key: virtual-kubelet.io/provider</w:t>
      </w:r>
    </w:p>
    <w:p w14:paraId="7CE5695E" w14:textId="77777777" w:rsidR="00367515" w:rsidRPr="00367515" w:rsidRDefault="00367515" w:rsidP="00367515">
      <w:pPr>
        <w:pStyle w:val="HTMLPreformatted"/>
        <w:shd w:val="clear" w:color="auto" w:fill="F6F8FA"/>
        <w:rPr>
          <w:rStyle w:val="HTMLCode"/>
          <w:rFonts w:ascii="Consolas" w:hAnsi="Consolas"/>
          <w:color w:val="24292E"/>
          <w:bdr w:val="none" w:sz="0" w:space="0" w:color="auto" w:frame="1"/>
        </w:rPr>
      </w:pPr>
      <w:r w:rsidRPr="00367515">
        <w:rPr>
          <w:rStyle w:val="HTMLCode"/>
          <w:rFonts w:ascii="Consolas" w:hAnsi="Consolas"/>
          <w:color w:val="24292E"/>
          <w:bdr w:val="none" w:sz="0" w:space="0" w:color="auto" w:frame="1"/>
        </w:rPr>
        <w:t xml:space="preserve">        operator: Exists</w:t>
      </w:r>
    </w:p>
    <w:p w14:paraId="0808331D" w14:textId="77777777" w:rsidR="00367515" w:rsidRPr="00367515" w:rsidRDefault="00367515" w:rsidP="00367515">
      <w:pPr>
        <w:pStyle w:val="HTMLPreformatted"/>
        <w:shd w:val="clear" w:color="auto" w:fill="F6F8FA"/>
        <w:rPr>
          <w:rStyle w:val="HTMLCode"/>
          <w:rFonts w:ascii="Consolas" w:hAnsi="Consolas"/>
          <w:color w:val="24292E"/>
          <w:bdr w:val="none" w:sz="0" w:space="0" w:color="auto" w:frame="1"/>
        </w:rPr>
      </w:pPr>
      <w:r w:rsidRPr="00367515">
        <w:rPr>
          <w:rStyle w:val="HTMLCode"/>
          <w:rFonts w:ascii="Consolas" w:hAnsi="Consolas"/>
          <w:color w:val="24292E"/>
          <w:bdr w:val="none" w:sz="0" w:space="0" w:color="auto" w:frame="1"/>
        </w:rPr>
        <w:t xml:space="preserve">      - key: azure.com/</w:t>
      </w:r>
      <w:proofErr w:type="spellStart"/>
      <w:r w:rsidRPr="00367515">
        <w:rPr>
          <w:rStyle w:val="HTMLCode"/>
          <w:rFonts w:ascii="Consolas" w:hAnsi="Consolas"/>
          <w:color w:val="24292E"/>
          <w:bdr w:val="none" w:sz="0" w:space="0" w:color="auto" w:frame="1"/>
        </w:rPr>
        <w:t>aci</w:t>
      </w:r>
      <w:proofErr w:type="spellEnd"/>
    </w:p>
    <w:p w14:paraId="679B2C3A" w14:textId="3D9D8BAB" w:rsidR="00A64F64" w:rsidRPr="00367515" w:rsidRDefault="00367515" w:rsidP="00367515">
      <w:pPr>
        <w:pStyle w:val="HTMLPreformatted"/>
        <w:shd w:val="clear" w:color="auto" w:fill="F6F8FA"/>
        <w:rPr>
          <w:rStyle w:val="HTMLCode"/>
          <w:rFonts w:ascii="Consolas" w:hAnsi="Consolas"/>
          <w:color w:val="24292E"/>
          <w:bdr w:val="none" w:sz="0" w:space="0" w:color="auto" w:frame="1"/>
        </w:rPr>
      </w:pPr>
      <w:r w:rsidRPr="00367515">
        <w:rPr>
          <w:rStyle w:val="HTMLCode"/>
          <w:rFonts w:ascii="Consolas" w:hAnsi="Consolas"/>
          <w:color w:val="24292E"/>
          <w:bdr w:val="none" w:sz="0" w:space="0" w:color="auto" w:frame="1"/>
        </w:rPr>
        <w:t xml:space="preserve">        effect: </w:t>
      </w:r>
      <w:commentRangeStart w:id="12"/>
      <w:proofErr w:type="spellStart"/>
      <w:r w:rsidRPr="00367515">
        <w:rPr>
          <w:rStyle w:val="HTMLCode"/>
          <w:rFonts w:ascii="Consolas" w:hAnsi="Consolas"/>
          <w:color w:val="24292E"/>
          <w:bdr w:val="none" w:sz="0" w:space="0" w:color="auto" w:frame="1"/>
        </w:rPr>
        <w:t>NoSchedule</w:t>
      </w:r>
      <w:commentRangeEnd w:id="12"/>
      <w:proofErr w:type="spellEnd"/>
      <w:r w:rsidR="00A32C5E">
        <w:rPr>
          <w:rStyle w:val="CommentReference"/>
          <w:rFonts w:asciiTheme="minorHAnsi" w:eastAsiaTheme="minorHAnsi" w:hAnsiTheme="minorHAnsi" w:cstheme="minorBidi"/>
        </w:rPr>
        <w:commentReference w:id="12"/>
      </w:r>
    </w:p>
    <w:p w14:paraId="051E0CF1" w14:textId="22B015FF" w:rsidR="0042602C" w:rsidRPr="0042602C" w:rsidRDefault="0042602C" w:rsidP="0042602C">
      <w:pPr>
        <w:rPr>
          <w:rFonts w:eastAsia="Times New Roman"/>
          <w:lang w:val="en-GB"/>
        </w:rPr>
      </w:pPr>
      <w:r w:rsidRPr="0042602C">
        <w:rPr>
          <w:rFonts w:eastAsia="Times New Roman"/>
          <w:lang w:val="en-GB"/>
        </w:rPr>
        <w:t xml:space="preserve">Your </w:t>
      </w:r>
      <w:proofErr w:type="spellStart"/>
      <w:proofErr w:type="gramStart"/>
      <w:r w:rsidRPr="0042602C">
        <w:rPr>
          <w:rStyle w:val="pl-s"/>
          <w:rFonts w:ascii="Consolas" w:hAnsi="Consolas" w:cs="Courier New"/>
          <w:color w:val="000000" w:themeColor="text1"/>
          <w:sz w:val="20"/>
          <w:szCs w:val="20"/>
        </w:rPr>
        <w:t>deploy.yaml</w:t>
      </w:r>
      <w:proofErr w:type="spellEnd"/>
      <w:proofErr w:type="gramEnd"/>
      <w:r w:rsidRPr="0042602C">
        <w:rPr>
          <w:rFonts w:eastAsia="Times New Roman"/>
          <w:color w:val="000000" w:themeColor="text1"/>
          <w:lang w:val="en-GB"/>
        </w:rPr>
        <w:t xml:space="preserve"> </w:t>
      </w:r>
      <w:r w:rsidRPr="0042602C">
        <w:rPr>
          <w:rFonts w:eastAsia="Times New Roman"/>
          <w:lang w:val="en-GB"/>
        </w:rPr>
        <w:t>should look like below screenshot with alignment as shown.</w:t>
      </w:r>
    </w:p>
    <w:p w14:paraId="771D25FA" w14:textId="2C6D79C2" w:rsidR="0042602C" w:rsidRDefault="00A508F2" w:rsidP="00A64F64">
      <w:pPr>
        <w:pStyle w:val="NormalWeb"/>
        <w:shd w:val="clear" w:color="auto" w:fill="FFFFFF"/>
        <w:spacing w:before="0" w:beforeAutospacing="0" w:after="240" w:afterAutospacing="0"/>
        <w:rPr>
          <w:rFonts w:ascii="Segoe UI" w:hAnsi="Segoe UI" w:cs="Segoe UI"/>
          <w:color w:val="24292E"/>
        </w:rPr>
      </w:pPr>
      <w:r>
        <w:rPr>
          <w:noProof/>
        </w:rPr>
        <w:lastRenderedPageBreak/>
        <w:drawing>
          <wp:inline distT="0" distB="0" distL="0" distR="0" wp14:anchorId="19811B73" wp14:editId="505ACE72">
            <wp:extent cx="3241431" cy="3439172"/>
            <wp:effectExtent l="0" t="0" r="0" b="8890"/>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r:link="rId25" cstate="print">
                      <a:extLst>
                        <a:ext uri="{28A0092B-C50C-407E-A947-70E740481C1C}">
                          <a14:useLocalDpi xmlns:a14="http://schemas.microsoft.com/office/drawing/2010/main" val="0"/>
                        </a:ext>
                      </a:extLst>
                    </a:blip>
                    <a:srcRect/>
                    <a:stretch>
                      <a:fillRect/>
                    </a:stretch>
                  </pic:blipFill>
                  <pic:spPr bwMode="auto">
                    <a:xfrm>
                      <a:off x="0" y="0"/>
                      <a:ext cx="3254280" cy="3452804"/>
                    </a:xfrm>
                    <a:prstGeom prst="rect">
                      <a:avLst/>
                    </a:prstGeom>
                    <a:noFill/>
                    <a:ln>
                      <a:noFill/>
                    </a:ln>
                  </pic:spPr>
                </pic:pic>
              </a:graphicData>
            </a:graphic>
          </wp:inline>
        </w:drawing>
      </w:r>
    </w:p>
    <w:p w14:paraId="3FD4B54A" w14:textId="07772AFD" w:rsidR="004A4BDF" w:rsidRPr="00D531BE" w:rsidRDefault="004A4BDF" w:rsidP="00D531BE">
      <w:pPr>
        <w:rPr>
          <w:rFonts w:eastAsia="Times New Roman"/>
          <w:lang w:val="en-GB"/>
        </w:rPr>
      </w:pPr>
      <w:r w:rsidRPr="00D531BE">
        <w:rPr>
          <w:rFonts w:eastAsia="Times New Roman"/>
          <w:lang w:val="en-GB"/>
        </w:rPr>
        <w:t>Login into ACR</w:t>
      </w:r>
    </w:p>
    <w:p w14:paraId="23C46D17" w14:textId="77777777" w:rsidR="004A4BDF" w:rsidRDefault="004A4BDF" w:rsidP="004A4BDF">
      <w:pPr>
        <w:pStyle w:val="HTMLPreformatted"/>
        <w:shd w:val="clear" w:color="auto" w:fill="F6F8FA"/>
        <w:rPr>
          <w:rStyle w:val="HTMLCode"/>
          <w:rFonts w:ascii="Consolas" w:hAnsi="Consolas"/>
          <w:bdr w:val="none" w:sz="0" w:space="0" w:color="auto" w:frame="1"/>
        </w:rPr>
      </w:pPr>
    </w:p>
    <w:p w14:paraId="46FD8C37" w14:textId="13E60A5F" w:rsidR="004A4BDF" w:rsidRDefault="004A4BDF" w:rsidP="004A4BDF">
      <w:pPr>
        <w:pStyle w:val="HTMLPreformatted"/>
        <w:shd w:val="clear" w:color="auto" w:fill="F6F8FA"/>
        <w:rPr>
          <w:rStyle w:val="HTMLCode"/>
          <w:rFonts w:ascii="Consolas" w:hAnsi="Consolas"/>
          <w:bdr w:val="none" w:sz="0" w:space="0" w:color="auto" w:frame="1"/>
        </w:rPr>
      </w:pPr>
      <w:proofErr w:type="spellStart"/>
      <w:r>
        <w:rPr>
          <w:rStyle w:val="HTMLCode"/>
          <w:rFonts w:ascii="Consolas" w:hAnsi="Consolas"/>
          <w:bdr w:val="none" w:sz="0" w:space="0" w:color="auto" w:frame="1"/>
        </w:rPr>
        <w:t>a</w:t>
      </w:r>
      <w:r w:rsidRPr="004A4BDF">
        <w:rPr>
          <w:rStyle w:val="HTMLCode"/>
          <w:rFonts w:ascii="Consolas" w:hAnsi="Consolas"/>
          <w:bdr w:val="none" w:sz="0" w:space="0" w:color="auto" w:frame="1"/>
        </w:rPr>
        <w:t>z</w:t>
      </w:r>
      <w:proofErr w:type="spellEnd"/>
      <w:r w:rsidRPr="004A4BDF">
        <w:rPr>
          <w:rStyle w:val="HTMLCode"/>
          <w:rFonts w:ascii="Consolas" w:hAnsi="Consolas"/>
          <w:bdr w:val="none" w:sz="0" w:space="0" w:color="auto" w:frame="1"/>
        </w:rPr>
        <w:t xml:space="preserve"> </w:t>
      </w:r>
      <w:proofErr w:type="spellStart"/>
      <w:r w:rsidRPr="004A4BDF">
        <w:rPr>
          <w:rStyle w:val="HTMLCode"/>
          <w:rFonts w:ascii="Consolas" w:hAnsi="Consolas"/>
          <w:bdr w:val="none" w:sz="0" w:space="0" w:color="auto" w:frame="1"/>
        </w:rPr>
        <w:t>acr</w:t>
      </w:r>
      <w:proofErr w:type="spellEnd"/>
      <w:r w:rsidRPr="004A4BDF">
        <w:rPr>
          <w:rStyle w:val="HTMLCode"/>
          <w:rFonts w:ascii="Consolas" w:hAnsi="Consolas"/>
          <w:bdr w:val="none" w:sz="0" w:space="0" w:color="auto" w:frame="1"/>
        </w:rPr>
        <w:t xml:space="preserve"> login –</w:t>
      </w:r>
      <w:r w:rsidR="005651D7">
        <w:rPr>
          <w:rStyle w:val="HTMLCode"/>
          <w:rFonts w:ascii="Consolas" w:hAnsi="Consolas"/>
          <w:bdr w:val="none" w:sz="0" w:space="0" w:color="auto" w:frame="1"/>
        </w:rPr>
        <w:t>-</w:t>
      </w:r>
      <w:r w:rsidRPr="004A4BDF">
        <w:rPr>
          <w:rStyle w:val="HTMLCode"/>
          <w:rFonts w:ascii="Consolas" w:hAnsi="Consolas"/>
          <w:bdr w:val="none" w:sz="0" w:space="0" w:color="auto" w:frame="1"/>
        </w:rPr>
        <w:t>name</w:t>
      </w:r>
      <w:r>
        <w:rPr>
          <w:rStyle w:val="HTMLCode"/>
          <w:rFonts w:ascii="Consolas" w:hAnsi="Consolas"/>
          <w:bdr w:val="none" w:sz="0" w:space="0" w:color="auto" w:frame="1"/>
        </w:rPr>
        <w:t xml:space="preserve"> &lt;</w:t>
      </w:r>
      <w:proofErr w:type="spellStart"/>
      <w:r>
        <w:rPr>
          <w:rStyle w:val="HTMLCode"/>
          <w:rFonts w:ascii="Consolas" w:hAnsi="Consolas"/>
          <w:bdr w:val="none" w:sz="0" w:space="0" w:color="auto" w:frame="1"/>
        </w:rPr>
        <w:t>acr</w:t>
      </w:r>
      <w:proofErr w:type="spellEnd"/>
      <w:r>
        <w:rPr>
          <w:rStyle w:val="HTMLCode"/>
          <w:rFonts w:ascii="Consolas" w:hAnsi="Consolas"/>
          <w:bdr w:val="none" w:sz="0" w:space="0" w:color="auto" w:frame="1"/>
        </w:rPr>
        <w:t xml:space="preserve"> </w:t>
      </w:r>
      <w:commentRangeStart w:id="13"/>
      <w:r>
        <w:rPr>
          <w:rStyle w:val="HTMLCode"/>
          <w:rFonts w:ascii="Consolas" w:hAnsi="Consolas"/>
          <w:bdr w:val="none" w:sz="0" w:space="0" w:color="auto" w:frame="1"/>
        </w:rPr>
        <w:t>name</w:t>
      </w:r>
      <w:commentRangeEnd w:id="13"/>
      <w:r w:rsidR="00A32C5E">
        <w:rPr>
          <w:rStyle w:val="CommentReference"/>
          <w:rFonts w:asciiTheme="minorHAnsi" w:eastAsiaTheme="minorHAnsi" w:hAnsiTheme="minorHAnsi" w:cstheme="minorBidi"/>
        </w:rPr>
        <w:commentReference w:id="13"/>
      </w:r>
      <w:r>
        <w:rPr>
          <w:rStyle w:val="HTMLCode"/>
          <w:rFonts w:ascii="Consolas" w:hAnsi="Consolas"/>
          <w:bdr w:val="none" w:sz="0" w:space="0" w:color="auto" w:frame="1"/>
        </w:rPr>
        <w:t>&gt;</w:t>
      </w:r>
    </w:p>
    <w:p w14:paraId="01B8CE4F" w14:textId="4199DE9A" w:rsidR="004A4BDF" w:rsidRPr="004A4BDF" w:rsidRDefault="004A4BDF" w:rsidP="004A4BDF">
      <w:pPr>
        <w:pStyle w:val="HTMLPreformatted"/>
        <w:shd w:val="clear" w:color="auto" w:fill="F6F8FA"/>
        <w:rPr>
          <w:rStyle w:val="HTMLCode"/>
          <w:rFonts w:ascii="Consolas" w:hAnsi="Consolas"/>
          <w:bdr w:val="none" w:sz="0" w:space="0" w:color="auto" w:frame="1"/>
        </w:rPr>
      </w:pPr>
      <w:r w:rsidRPr="004A4BDF">
        <w:rPr>
          <w:rStyle w:val="HTMLCode"/>
          <w:rFonts w:ascii="Consolas" w:hAnsi="Consolas"/>
          <w:bdr w:val="none" w:sz="0" w:space="0" w:color="auto" w:frame="1"/>
        </w:rPr>
        <w:t xml:space="preserve"> </w:t>
      </w:r>
    </w:p>
    <w:p w14:paraId="773833BB" w14:textId="77777777" w:rsidR="004A4BDF" w:rsidRDefault="004A4BDF" w:rsidP="00B37A80">
      <w:pPr>
        <w:rPr>
          <w:rFonts w:eastAsia="Times New Roman"/>
          <w:lang w:val="en-GB"/>
        </w:rPr>
      </w:pPr>
    </w:p>
    <w:p w14:paraId="0C2426DA" w14:textId="458985A2" w:rsidR="00A64F64" w:rsidRDefault="00A64F64" w:rsidP="00B37A80">
      <w:pPr>
        <w:rPr>
          <w:rFonts w:eastAsia="Times New Roman"/>
          <w:lang w:val="en-GB"/>
        </w:rPr>
      </w:pPr>
      <w:r w:rsidRPr="00B37A80">
        <w:rPr>
          <w:rFonts w:eastAsia="Times New Roman"/>
          <w:lang w:val="en-GB"/>
        </w:rPr>
        <w:t xml:space="preserve">Build and deploy the container </w:t>
      </w:r>
      <w:r w:rsidR="00B37A80" w:rsidRPr="00B37A80">
        <w:rPr>
          <w:rFonts w:eastAsia="Times New Roman"/>
          <w:lang w:val="en-GB"/>
        </w:rPr>
        <w:t>image and</w:t>
      </w:r>
      <w:r w:rsidRPr="00B37A80">
        <w:rPr>
          <w:rFonts w:eastAsia="Times New Roman"/>
          <w:lang w:val="en-GB"/>
        </w:rPr>
        <w:t xml:space="preserve"> apply the deployment to your cluster.</w:t>
      </w:r>
    </w:p>
    <w:p w14:paraId="47D87789" w14:textId="05DE91AD" w:rsidR="00E76B3E" w:rsidRPr="00B37A80" w:rsidRDefault="00E76B3E" w:rsidP="00B37A80">
      <w:pPr>
        <w:rPr>
          <w:rFonts w:eastAsia="Times New Roman"/>
          <w:lang w:val="en-GB"/>
        </w:rPr>
      </w:pPr>
      <w:r>
        <w:rPr>
          <w:rFonts w:eastAsia="Times New Roman"/>
          <w:lang w:val="en-GB"/>
        </w:rPr>
        <w:t>Replace &lt;</w:t>
      </w:r>
      <w:r w:rsidRPr="00E76B3E">
        <w:rPr>
          <w:rStyle w:val="HTMLCode"/>
          <w:rFonts w:ascii="Consolas" w:eastAsiaTheme="minorHAnsi" w:hAnsi="Consolas"/>
          <w:color w:val="24292E"/>
          <w:bdr w:val="none" w:sz="0" w:space="0" w:color="auto" w:frame="1"/>
        </w:rPr>
        <w:t xml:space="preserve"> </w:t>
      </w:r>
      <w:r>
        <w:rPr>
          <w:rStyle w:val="HTMLCode"/>
          <w:rFonts w:ascii="Consolas" w:eastAsiaTheme="minorHAnsi" w:hAnsi="Consolas"/>
          <w:color w:val="24292E"/>
          <w:bdr w:val="none" w:sz="0" w:space="0" w:color="auto" w:frame="1"/>
        </w:rPr>
        <w:t>your-</w:t>
      </w:r>
      <w:proofErr w:type="spellStart"/>
      <w:r>
        <w:rPr>
          <w:rStyle w:val="HTMLCode"/>
          <w:rFonts w:ascii="Consolas" w:eastAsiaTheme="minorHAnsi" w:hAnsi="Consolas"/>
          <w:color w:val="24292E"/>
          <w:bdr w:val="none" w:sz="0" w:space="0" w:color="auto" w:frame="1"/>
        </w:rPr>
        <w:t>acr</w:t>
      </w:r>
      <w:proofErr w:type="spellEnd"/>
      <w:r>
        <w:rPr>
          <w:rStyle w:val="HTMLCode"/>
          <w:rFonts w:ascii="Consolas" w:eastAsiaTheme="minorHAnsi" w:hAnsi="Consolas"/>
          <w:color w:val="24292E"/>
          <w:bdr w:val="none" w:sz="0" w:space="0" w:color="auto" w:frame="1"/>
        </w:rPr>
        <w:t>-id</w:t>
      </w:r>
      <w:r>
        <w:rPr>
          <w:rFonts w:eastAsia="Times New Roman"/>
          <w:lang w:val="en-GB"/>
        </w:rPr>
        <w:t>&gt; with &lt;</w:t>
      </w:r>
      <w:proofErr w:type="spellStart"/>
      <w:r>
        <w:rPr>
          <w:rFonts w:eastAsia="Times New Roman"/>
          <w:lang w:val="en-GB"/>
        </w:rPr>
        <w:t>ACRname</w:t>
      </w:r>
      <w:proofErr w:type="spellEnd"/>
      <w:r>
        <w:rPr>
          <w:rFonts w:eastAsia="Times New Roman"/>
          <w:lang w:val="en-GB"/>
        </w:rPr>
        <w:t>&gt;.azurecr.io in below commands.</w:t>
      </w:r>
    </w:p>
    <w:p w14:paraId="61F32135" w14:textId="5AAE5C31" w:rsidR="00A64F64" w:rsidRDefault="00A64F64" w:rsidP="00A64F64">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docker build -t &lt;your-</w:t>
      </w:r>
      <w:proofErr w:type="spellStart"/>
      <w:r w:rsidR="00E76B3E">
        <w:rPr>
          <w:rStyle w:val="HTMLCode"/>
          <w:rFonts w:ascii="Consolas" w:hAnsi="Consolas"/>
          <w:color w:val="24292E"/>
          <w:bdr w:val="none" w:sz="0" w:space="0" w:color="auto" w:frame="1"/>
        </w:rPr>
        <w:t>acr</w:t>
      </w:r>
      <w:proofErr w:type="spellEnd"/>
      <w:r>
        <w:rPr>
          <w:rStyle w:val="HTMLCode"/>
          <w:rFonts w:ascii="Consolas" w:hAnsi="Consolas"/>
          <w:color w:val="24292E"/>
          <w:bdr w:val="none" w:sz="0" w:space="0" w:color="auto" w:frame="1"/>
        </w:rPr>
        <w:t>-</w:t>
      </w:r>
      <w:ins w:id="14" w:author="Larry Wall (AZURE DEV)" w:date="2020-02-04T06:24:00Z">
        <w:r w:rsidR="00A32C5E">
          <w:rPr>
            <w:rStyle w:val="HTMLCode"/>
            <w:rFonts w:ascii="Consolas" w:hAnsi="Consolas"/>
            <w:color w:val="24292E"/>
            <w:bdr w:val="none" w:sz="0" w:space="0" w:color="auto" w:frame="1"/>
          </w:rPr>
          <w:t>id</w:t>
        </w:r>
      </w:ins>
      <w:del w:id="15" w:author="Larry Wall (AZURE DEV)" w:date="2020-02-04T06:18:00Z">
        <w:r w:rsidDel="000A3242">
          <w:rPr>
            <w:rStyle w:val="HTMLCode"/>
            <w:rFonts w:ascii="Consolas" w:hAnsi="Consolas"/>
            <w:color w:val="24292E"/>
            <w:bdr w:val="none" w:sz="0" w:space="0" w:color="auto" w:frame="1"/>
          </w:rPr>
          <w:delText>id</w:delText>
        </w:r>
      </w:del>
      <w:del w:id="16" w:author="Larry Wall (AZURE DEV)" w:date="2020-02-04T06:24:00Z">
        <w:r w:rsidDel="00A32C5E">
          <w:rPr>
            <w:rStyle w:val="HTMLCode"/>
            <w:rFonts w:ascii="Consolas" w:hAnsi="Consolas"/>
            <w:color w:val="24292E"/>
            <w:bdr w:val="none" w:sz="0" w:space="0" w:color="auto" w:frame="1"/>
          </w:rPr>
          <w:delText>&gt;</w:delText>
        </w:r>
      </w:del>
      <w:ins w:id="17" w:author="Larry Wall (AZURE DEV)" w:date="2020-02-04T06:24:00Z">
        <w:r w:rsidR="00A32C5E">
          <w:rPr>
            <w:rStyle w:val="HTMLCode"/>
            <w:rFonts w:ascii="Consolas" w:hAnsi="Consolas"/>
            <w:color w:val="24292E"/>
            <w:bdr w:val="none" w:sz="0" w:space="0" w:color="auto" w:frame="1"/>
          </w:rPr>
          <w:t>&gt;</w:t>
        </w:r>
      </w:ins>
      <w:r>
        <w:rPr>
          <w:rStyle w:val="HTMLCode"/>
          <w:rFonts w:ascii="Consolas" w:hAnsi="Consolas"/>
          <w:color w:val="24292E"/>
          <w:bdr w:val="none" w:sz="0" w:space="0" w:color="auto" w:frame="1"/>
        </w:rPr>
        <w:t>/hello-</w:t>
      </w:r>
      <w:proofErr w:type="spellStart"/>
      <w:proofErr w:type="gramStart"/>
      <w:r>
        <w:rPr>
          <w:rStyle w:val="HTMLCode"/>
          <w:rFonts w:ascii="Consolas" w:hAnsi="Consolas"/>
          <w:color w:val="24292E"/>
          <w:bdr w:val="none" w:sz="0" w:space="0" w:color="auto" w:frame="1"/>
        </w:rPr>
        <w:t>keda</w:t>
      </w:r>
      <w:proofErr w:type="spellEnd"/>
      <w:r>
        <w:rPr>
          <w:rStyle w:val="HTMLCode"/>
          <w:rFonts w:ascii="Consolas" w:hAnsi="Consolas"/>
          <w:color w:val="24292E"/>
          <w:bdr w:val="none" w:sz="0" w:space="0" w:color="auto" w:frame="1"/>
        </w:rPr>
        <w:t xml:space="preserve"> .</w:t>
      </w:r>
      <w:proofErr w:type="gramEnd"/>
    </w:p>
    <w:p w14:paraId="474DC7F1" w14:textId="4B7FEE41" w:rsidR="00A64F64" w:rsidRDefault="00A64F64" w:rsidP="00A64F64">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docker push &lt;your-</w:t>
      </w:r>
      <w:proofErr w:type="spellStart"/>
      <w:r w:rsidR="00E76B3E">
        <w:rPr>
          <w:rStyle w:val="HTMLCode"/>
          <w:rFonts w:ascii="Consolas" w:hAnsi="Consolas"/>
          <w:color w:val="24292E"/>
          <w:bdr w:val="none" w:sz="0" w:space="0" w:color="auto" w:frame="1"/>
        </w:rPr>
        <w:t>acr</w:t>
      </w:r>
      <w:proofErr w:type="spellEnd"/>
      <w:r>
        <w:rPr>
          <w:rStyle w:val="HTMLCode"/>
          <w:rFonts w:ascii="Consolas" w:hAnsi="Consolas"/>
          <w:color w:val="24292E"/>
          <w:bdr w:val="none" w:sz="0" w:space="0" w:color="auto" w:frame="1"/>
        </w:rPr>
        <w:t>-</w:t>
      </w:r>
      <w:ins w:id="18" w:author="Larry Wall (AZURE DEV)" w:date="2020-02-04T06:24:00Z">
        <w:r w:rsidR="00A32C5E">
          <w:rPr>
            <w:rStyle w:val="HTMLCode"/>
            <w:rFonts w:ascii="Consolas" w:hAnsi="Consolas"/>
            <w:color w:val="24292E"/>
            <w:bdr w:val="none" w:sz="0" w:space="0" w:color="auto" w:frame="1"/>
          </w:rPr>
          <w:t>id</w:t>
        </w:r>
      </w:ins>
      <w:del w:id="19" w:author="Larry Wall (AZURE DEV)" w:date="2020-02-04T06:18:00Z">
        <w:r w:rsidDel="000A3242">
          <w:rPr>
            <w:rStyle w:val="HTMLCode"/>
            <w:rFonts w:ascii="Consolas" w:hAnsi="Consolas"/>
            <w:color w:val="24292E"/>
            <w:bdr w:val="none" w:sz="0" w:space="0" w:color="auto" w:frame="1"/>
          </w:rPr>
          <w:delText>id</w:delText>
        </w:r>
      </w:del>
      <w:r>
        <w:rPr>
          <w:rStyle w:val="HTMLCode"/>
          <w:rFonts w:ascii="Consolas" w:hAnsi="Consolas"/>
          <w:color w:val="24292E"/>
          <w:bdr w:val="none" w:sz="0" w:space="0" w:color="auto" w:frame="1"/>
        </w:rPr>
        <w:t>&gt;/hello-</w:t>
      </w:r>
      <w:commentRangeStart w:id="20"/>
      <w:proofErr w:type="spellStart"/>
      <w:r>
        <w:rPr>
          <w:rStyle w:val="HTMLCode"/>
          <w:rFonts w:ascii="Consolas" w:hAnsi="Consolas"/>
          <w:color w:val="24292E"/>
          <w:bdr w:val="none" w:sz="0" w:space="0" w:color="auto" w:frame="1"/>
        </w:rPr>
        <w:t>keda</w:t>
      </w:r>
      <w:commentRangeEnd w:id="20"/>
      <w:proofErr w:type="spellEnd"/>
      <w:r w:rsidR="00FE23BF">
        <w:rPr>
          <w:rStyle w:val="CommentReference"/>
          <w:rFonts w:asciiTheme="minorHAnsi" w:eastAsiaTheme="minorHAnsi" w:hAnsiTheme="minorHAnsi" w:cstheme="minorBidi"/>
        </w:rPr>
        <w:commentReference w:id="20"/>
      </w:r>
    </w:p>
    <w:p w14:paraId="0DFC52A7" w14:textId="77777777" w:rsidR="00A64F64" w:rsidRDefault="00A64F64" w:rsidP="00A64F64">
      <w:pPr>
        <w:pStyle w:val="HTMLPreformatted"/>
        <w:shd w:val="clear" w:color="auto" w:fill="F6F8FA"/>
        <w:rPr>
          <w:rStyle w:val="HTMLCode"/>
          <w:rFonts w:ascii="Consolas" w:hAnsi="Consolas"/>
          <w:color w:val="24292E"/>
          <w:bdr w:val="none" w:sz="0" w:space="0" w:color="auto" w:frame="1"/>
        </w:rPr>
      </w:pPr>
    </w:p>
    <w:p w14:paraId="2F4CD4E4" w14:textId="7D3D7761" w:rsidR="00B37A80" w:rsidRDefault="00A64F64" w:rsidP="00B37A80">
      <w:pPr>
        <w:pStyle w:val="HTMLPreformatted"/>
        <w:shd w:val="clear" w:color="auto" w:fill="F6F8FA"/>
        <w:rPr>
          <w:rStyle w:val="HTMLCode"/>
          <w:rFonts w:ascii="Consolas" w:hAnsi="Consolas"/>
          <w:color w:val="24292E"/>
          <w:bdr w:val="none" w:sz="0" w:space="0" w:color="auto" w:frame="1"/>
        </w:rPr>
      </w:pPr>
      <w:proofErr w:type="spellStart"/>
      <w:r>
        <w:rPr>
          <w:rStyle w:val="HTMLCode"/>
          <w:rFonts w:ascii="Consolas" w:hAnsi="Consolas"/>
          <w:color w:val="24292E"/>
          <w:bdr w:val="none" w:sz="0" w:space="0" w:color="auto" w:frame="1"/>
        </w:rPr>
        <w:t>kubectl</w:t>
      </w:r>
      <w:proofErr w:type="spellEnd"/>
      <w:r>
        <w:rPr>
          <w:rStyle w:val="HTMLCode"/>
          <w:rFonts w:ascii="Consolas" w:hAnsi="Consolas"/>
          <w:color w:val="24292E"/>
          <w:bdr w:val="none" w:sz="0" w:space="0" w:color="auto" w:frame="1"/>
        </w:rPr>
        <w:t xml:space="preserve"> apply -f </w:t>
      </w:r>
      <w:proofErr w:type="spellStart"/>
      <w:proofErr w:type="gramStart"/>
      <w:r>
        <w:rPr>
          <w:rStyle w:val="HTMLCode"/>
          <w:rFonts w:ascii="Consolas" w:hAnsi="Consolas"/>
          <w:color w:val="24292E"/>
          <w:bdr w:val="none" w:sz="0" w:space="0" w:color="auto" w:frame="1"/>
        </w:rPr>
        <w:t>deploy.yaml</w:t>
      </w:r>
      <w:proofErr w:type="spellEnd"/>
      <w:proofErr w:type="gramEnd"/>
    </w:p>
    <w:p w14:paraId="3A19B7B4" w14:textId="77777777" w:rsidR="00B37A80" w:rsidRPr="00B37A80" w:rsidRDefault="00B37A80" w:rsidP="00B37A80">
      <w:pPr>
        <w:pStyle w:val="HTMLPreformatted"/>
        <w:shd w:val="clear" w:color="auto" w:fill="F6F8FA"/>
        <w:rPr>
          <w:rFonts w:ascii="Consolas" w:hAnsi="Consolas"/>
          <w:color w:val="24292E"/>
          <w:bdr w:val="none" w:sz="0" w:space="0" w:color="auto" w:frame="1"/>
        </w:rPr>
      </w:pPr>
    </w:p>
    <w:p w14:paraId="1ECBA492" w14:textId="22F6FFA1" w:rsidR="0042602C" w:rsidRDefault="0042602C" w:rsidP="00B37A80">
      <w:pPr>
        <w:rPr>
          <w:rFonts w:eastAsia="Times New Roman"/>
          <w:i/>
          <w:iCs/>
          <w:lang w:val="en-GB"/>
        </w:rPr>
      </w:pPr>
      <w:r w:rsidRPr="0042602C">
        <w:rPr>
          <w:rFonts w:eastAsia="Times New Roman"/>
          <w:i/>
          <w:iCs/>
          <w:lang w:val="en-GB"/>
        </w:rPr>
        <w:t xml:space="preserve">Note: in docker build command </w:t>
      </w:r>
      <w:proofErr w:type="gramStart"/>
      <w:r w:rsidRPr="0042602C">
        <w:rPr>
          <w:rFonts w:eastAsia="Times New Roman"/>
          <w:i/>
          <w:iCs/>
          <w:lang w:val="en-GB"/>
        </w:rPr>
        <w:t xml:space="preserve">above </w:t>
      </w:r>
      <w:r w:rsidRPr="00D00ACF">
        <w:rPr>
          <w:rFonts w:eastAsia="Times New Roman"/>
          <w:i/>
          <w:iCs/>
          <w:highlight w:val="yellow"/>
          <w:lang w:val="en-GB"/>
        </w:rPr>
        <w:t>.</w:t>
      </w:r>
      <w:proofErr w:type="gramEnd"/>
      <w:r w:rsidR="00D00ACF">
        <w:rPr>
          <w:rFonts w:eastAsia="Times New Roman"/>
          <w:i/>
          <w:iCs/>
          <w:lang w:val="en-GB"/>
        </w:rPr>
        <w:t>(dot)</w:t>
      </w:r>
      <w:r w:rsidRPr="0042602C">
        <w:rPr>
          <w:rFonts w:eastAsia="Times New Roman"/>
          <w:i/>
          <w:iCs/>
          <w:lang w:val="en-GB"/>
        </w:rPr>
        <w:t xml:space="preserve"> in the last is required </w:t>
      </w:r>
    </w:p>
    <w:p w14:paraId="78B9930F" w14:textId="77777777" w:rsidR="00D00ACF" w:rsidRDefault="00D00ACF" w:rsidP="00B37A80">
      <w:pPr>
        <w:rPr>
          <w:sz w:val="32"/>
          <w:szCs w:val="32"/>
        </w:rPr>
      </w:pPr>
    </w:p>
    <w:p w14:paraId="04A6C50F" w14:textId="0C39C1C7" w:rsidR="00B37A80" w:rsidRPr="00B37A80" w:rsidRDefault="00B37A80" w:rsidP="00B37A80">
      <w:pPr>
        <w:rPr>
          <w:sz w:val="32"/>
          <w:szCs w:val="32"/>
        </w:rPr>
      </w:pPr>
      <w:r w:rsidRPr="00B37A80">
        <w:rPr>
          <w:sz w:val="32"/>
          <w:szCs w:val="32"/>
        </w:rPr>
        <w:t>TASK 3: Load Test the Storage Queue and watch the Pod Scale out.</w:t>
      </w:r>
    </w:p>
    <w:p w14:paraId="043443AB" w14:textId="5262FB44" w:rsidR="00A64F64" w:rsidRPr="00FD2376" w:rsidRDefault="00B37A80" w:rsidP="00B37A80">
      <w:pPr>
        <w:rPr>
          <w:rFonts w:eastAsia="Times New Roman"/>
          <w:b/>
          <w:bCs/>
          <w:lang w:val="en-GB"/>
        </w:rPr>
      </w:pPr>
      <w:r w:rsidRPr="00FD2376">
        <w:rPr>
          <w:rFonts w:eastAsia="Times New Roman"/>
          <w:b/>
          <w:bCs/>
          <w:lang w:val="en-GB"/>
        </w:rPr>
        <w:t xml:space="preserve">1. </w:t>
      </w:r>
      <w:r w:rsidR="00A64F64" w:rsidRPr="00FD2376">
        <w:rPr>
          <w:rFonts w:eastAsia="Times New Roman"/>
          <w:b/>
          <w:bCs/>
          <w:lang w:val="en-GB"/>
        </w:rPr>
        <w:t>Add a queue message and validate the function app scales with KEDA</w:t>
      </w:r>
    </w:p>
    <w:p w14:paraId="6414A38D" w14:textId="4123D539" w:rsidR="00A64F64" w:rsidRPr="00B37A80" w:rsidRDefault="00A64F64" w:rsidP="00B37A80">
      <w:pPr>
        <w:rPr>
          <w:rFonts w:eastAsia="Times New Roman"/>
          <w:lang w:val="en-GB"/>
        </w:rPr>
      </w:pPr>
      <w:r w:rsidRPr="00B37A80">
        <w:rPr>
          <w:rFonts w:eastAsia="Times New Roman"/>
          <w:lang w:val="en-GB"/>
        </w:rPr>
        <w:t xml:space="preserve">Initially after </w:t>
      </w:r>
      <w:r w:rsidR="00B37A80" w:rsidRPr="00B37A80">
        <w:rPr>
          <w:rFonts w:eastAsia="Times New Roman"/>
          <w:lang w:val="en-GB"/>
        </w:rPr>
        <w:t>deploying</w:t>
      </w:r>
      <w:r w:rsidRPr="00B37A80">
        <w:rPr>
          <w:rFonts w:eastAsia="Times New Roman"/>
          <w:lang w:val="en-GB"/>
        </w:rPr>
        <w:t xml:space="preserve"> and with an empty queue you should see 0 pods.</w:t>
      </w:r>
    </w:p>
    <w:p w14:paraId="20289FCE" w14:textId="77777777" w:rsidR="00B37A80" w:rsidRDefault="00B37A80" w:rsidP="00A64F64">
      <w:pPr>
        <w:pStyle w:val="HTMLPreformatted"/>
        <w:shd w:val="clear" w:color="auto" w:fill="F6F8FA"/>
        <w:rPr>
          <w:rStyle w:val="HTMLCode"/>
          <w:rFonts w:ascii="Consolas" w:hAnsi="Consolas"/>
          <w:color w:val="24292E"/>
          <w:bdr w:val="none" w:sz="0" w:space="0" w:color="auto" w:frame="1"/>
        </w:rPr>
      </w:pPr>
    </w:p>
    <w:p w14:paraId="06D34D6A" w14:textId="518766C5" w:rsidR="00A64F64" w:rsidRDefault="00A64F64" w:rsidP="00A64F64">
      <w:pPr>
        <w:pStyle w:val="HTMLPreformatted"/>
        <w:shd w:val="clear" w:color="auto" w:fill="F6F8FA"/>
        <w:rPr>
          <w:rStyle w:val="HTMLCode"/>
          <w:rFonts w:ascii="Consolas" w:hAnsi="Consolas"/>
          <w:color w:val="24292E"/>
          <w:bdr w:val="none" w:sz="0" w:space="0" w:color="auto" w:frame="1"/>
        </w:rPr>
      </w:pPr>
      <w:proofErr w:type="spellStart"/>
      <w:r>
        <w:rPr>
          <w:rStyle w:val="HTMLCode"/>
          <w:rFonts w:ascii="Consolas" w:hAnsi="Consolas"/>
          <w:color w:val="24292E"/>
          <w:bdr w:val="none" w:sz="0" w:space="0" w:color="auto" w:frame="1"/>
        </w:rPr>
        <w:t>kubectl</w:t>
      </w:r>
      <w:proofErr w:type="spellEnd"/>
      <w:r>
        <w:rPr>
          <w:rStyle w:val="HTMLCode"/>
          <w:rFonts w:ascii="Consolas" w:hAnsi="Consolas"/>
          <w:color w:val="24292E"/>
          <w:bdr w:val="none" w:sz="0" w:space="0" w:color="auto" w:frame="1"/>
        </w:rPr>
        <w:t xml:space="preserve"> get deploy</w:t>
      </w:r>
    </w:p>
    <w:p w14:paraId="527E719A" w14:textId="77777777" w:rsidR="00B37A80" w:rsidRDefault="00B37A80" w:rsidP="00A64F64">
      <w:pPr>
        <w:pStyle w:val="HTMLPreformatted"/>
        <w:shd w:val="clear" w:color="auto" w:fill="F6F8FA"/>
        <w:rPr>
          <w:rStyle w:val="HTMLCode"/>
          <w:rFonts w:ascii="Consolas" w:hAnsi="Consolas"/>
          <w:color w:val="24292E"/>
          <w:bdr w:val="none" w:sz="0" w:space="0" w:color="auto" w:frame="1"/>
        </w:rPr>
      </w:pPr>
    </w:p>
    <w:p w14:paraId="6BBF9544" w14:textId="6FA7CCE5" w:rsidR="00B37A80" w:rsidRDefault="003949D8" w:rsidP="00B37A80">
      <w:pPr>
        <w:rPr>
          <w:rFonts w:eastAsia="Times New Roman"/>
          <w:lang w:val="en-GB"/>
        </w:rPr>
      </w:pPr>
      <w:r>
        <w:rPr>
          <w:rFonts w:eastAsia="Times New Roman"/>
          <w:noProof/>
          <w:lang w:val="en-GB"/>
        </w:rPr>
        <w:lastRenderedPageBreak/>
        <w:drawing>
          <wp:inline distT="0" distB="0" distL="0" distR="0" wp14:anchorId="27886C0B" wp14:editId="25DECE94">
            <wp:extent cx="3771900" cy="655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71900" cy="655320"/>
                    </a:xfrm>
                    <a:prstGeom prst="rect">
                      <a:avLst/>
                    </a:prstGeom>
                    <a:noFill/>
                    <a:ln>
                      <a:noFill/>
                    </a:ln>
                  </pic:spPr>
                </pic:pic>
              </a:graphicData>
            </a:graphic>
          </wp:inline>
        </w:drawing>
      </w:r>
    </w:p>
    <w:p w14:paraId="734D9247" w14:textId="3458C74A" w:rsidR="00A64F64" w:rsidRPr="00B37A80" w:rsidRDefault="00A64F64" w:rsidP="00B37A80">
      <w:pPr>
        <w:rPr>
          <w:rFonts w:eastAsia="Times New Roman"/>
          <w:lang w:val="en-GB"/>
        </w:rPr>
      </w:pPr>
      <w:r w:rsidRPr="00B37A80">
        <w:rPr>
          <w:rFonts w:eastAsia="Times New Roman"/>
          <w:lang w:val="en-GB"/>
        </w:rPr>
        <w:t xml:space="preserve">Add a queue message to the queue (using </w:t>
      </w:r>
      <w:r w:rsidR="00FD2376">
        <w:rPr>
          <w:rFonts w:eastAsia="Times New Roman"/>
          <w:lang w:val="en-GB"/>
        </w:rPr>
        <w:t xml:space="preserve">portal </w:t>
      </w:r>
      <w:r w:rsidRPr="00B37A80">
        <w:rPr>
          <w:rFonts w:eastAsia="Times New Roman"/>
          <w:lang w:val="en-GB"/>
        </w:rPr>
        <w:t xml:space="preserve">in step </w:t>
      </w:r>
      <w:r w:rsidR="00FD2376">
        <w:rPr>
          <w:rFonts w:eastAsia="Times New Roman"/>
          <w:lang w:val="en-GB"/>
        </w:rPr>
        <w:t>8 of TASK 1</w:t>
      </w:r>
      <w:r w:rsidRPr="00B37A80">
        <w:rPr>
          <w:rFonts w:eastAsia="Times New Roman"/>
          <w:lang w:val="en-GB"/>
        </w:rPr>
        <w:t xml:space="preserve"> above). KEDA will detect the event and add a pod. By </w:t>
      </w:r>
      <w:r w:rsidR="007B249C" w:rsidRPr="00B37A80">
        <w:rPr>
          <w:rFonts w:eastAsia="Times New Roman"/>
          <w:lang w:val="en-GB"/>
        </w:rPr>
        <w:t>default,</w:t>
      </w:r>
      <w:r w:rsidRPr="00B37A80">
        <w:rPr>
          <w:rFonts w:eastAsia="Times New Roman"/>
          <w:lang w:val="en-GB"/>
        </w:rPr>
        <w:t xml:space="preserve"> the polling interval set is 30 seconds on the </w:t>
      </w:r>
      <w:proofErr w:type="spellStart"/>
      <w:r w:rsidRPr="00B37A80">
        <w:rPr>
          <w:rFonts w:eastAsia="Times New Roman"/>
          <w:lang w:val="en-GB"/>
        </w:rPr>
        <w:t>ScaledObject</w:t>
      </w:r>
      <w:proofErr w:type="spellEnd"/>
      <w:r w:rsidRPr="00B37A80">
        <w:rPr>
          <w:rFonts w:eastAsia="Times New Roman"/>
          <w:lang w:val="en-GB"/>
        </w:rPr>
        <w:t> resource, so it may take up to 30 seconds for the queue message to be detected and activate your function. This can be </w:t>
      </w:r>
      <w:hyperlink r:id="rId27" w:history="1">
        <w:r w:rsidRPr="00B37A80">
          <w:rPr>
            <w:rFonts w:eastAsia="Times New Roman"/>
            <w:lang w:val="en-GB"/>
          </w:rPr>
          <w:t>adjusted on the </w:t>
        </w:r>
        <w:proofErr w:type="spellStart"/>
        <w:r w:rsidRPr="00B37A80">
          <w:rPr>
            <w:rFonts w:eastAsia="Times New Roman"/>
            <w:lang w:val="en-GB"/>
          </w:rPr>
          <w:t>ScaledObject</w:t>
        </w:r>
        <w:proofErr w:type="spellEnd"/>
        <w:r w:rsidRPr="00B37A80">
          <w:rPr>
            <w:rFonts w:eastAsia="Times New Roman"/>
            <w:lang w:val="en-GB"/>
          </w:rPr>
          <w:t> resource</w:t>
        </w:r>
      </w:hyperlink>
      <w:r w:rsidRPr="00B37A80">
        <w:rPr>
          <w:rFonts w:eastAsia="Times New Roman"/>
          <w:lang w:val="en-GB"/>
        </w:rPr>
        <w:t>.</w:t>
      </w:r>
    </w:p>
    <w:p w14:paraId="00B590A8" w14:textId="77777777" w:rsidR="00FD2376" w:rsidRDefault="00F1663E" w:rsidP="00FD2376">
      <w:pPr>
        <w:rPr>
          <w:rFonts w:eastAsia="Times New Roman"/>
          <w:lang w:val="en-GB"/>
        </w:rPr>
      </w:pPr>
      <w:r>
        <w:rPr>
          <w:rFonts w:eastAsia="Times New Roman"/>
          <w:lang w:val="en-GB"/>
        </w:rPr>
        <w:t xml:space="preserve">2. </w:t>
      </w:r>
      <w:r w:rsidR="00FD2376" w:rsidRPr="00FD2376">
        <w:rPr>
          <w:rFonts w:eastAsia="Times New Roman"/>
          <w:lang w:val="en-GB"/>
        </w:rPr>
        <w:t>Load Test the Storage Queue and watch the Pod Scale out.</w:t>
      </w:r>
    </w:p>
    <w:p w14:paraId="33E49B78" w14:textId="0481FF6D" w:rsidR="00F1663E" w:rsidRDefault="00F1663E" w:rsidP="00B37A80">
      <w:pPr>
        <w:rPr>
          <w:rFonts w:eastAsia="Times New Roman"/>
          <w:lang w:val="en-GB"/>
        </w:rPr>
      </w:pPr>
      <w:r>
        <w:rPr>
          <w:rFonts w:eastAsia="Times New Roman"/>
          <w:lang w:val="en-GB"/>
        </w:rPr>
        <w:t xml:space="preserve">Open new </w:t>
      </w:r>
      <w:r w:rsidR="005D01BD">
        <w:rPr>
          <w:rFonts w:eastAsia="Times New Roman"/>
          <w:lang w:val="en-GB"/>
        </w:rPr>
        <w:t>CMD</w:t>
      </w:r>
      <w:r>
        <w:rPr>
          <w:rFonts w:eastAsia="Times New Roman"/>
          <w:lang w:val="en-GB"/>
        </w:rPr>
        <w:t xml:space="preserve"> window </w:t>
      </w:r>
      <w:r w:rsidR="008E07E2">
        <w:rPr>
          <w:rFonts w:eastAsia="Times New Roman"/>
          <w:lang w:val="en-GB"/>
        </w:rPr>
        <w:t xml:space="preserve">and type in below command </w:t>
      </w:r>
    </w:p>
    <w:p w14:paraId="0FECCFF2" w14:textId="77777777" w:rsidR="00F1663E" w:rsidRDefault="00F1663E" w:rsidP="00F1663E">
      <w:pPr>
        <w:pStyle w:val="HTMLPreformatted"/>
        <w:shd w:val="clear" w:color="auto" w:fill="F6F8FA"/>
        <w:rPr>
          <w:rStyle w:val="HTMLCode"/>
          <w:rFonts w:ascii="Consolas" w:hAnsi="Consolas"/>
          <w:color w:val="24292E"/>
          <w:bdr w:val="none" w:sz="0" w:space="0" w:color="auto" w:frame="1"/>
        </w:rPr>
      </w:pPr>
    </w:p>
    <w:p w14:paraId="51B5BDF3" w14:textId="24186043" w:rsidR="008E07E2" w:rsidRDefault="008E07E2" w:rsidP="00F1663E">
      <w:pPr>
        <w:pStyle w:val="HTMLPreformatted"/>
        <w:shd w:val="clear" w:color="auto" w:fill="F6F8FA"/>
        <w:rPr>
          <w:rStyle w:val="HTMLCode"/>
          <w:rFonts w:ascii="Consolas" w:hAnsi="Consolas"/>
          <w:color w:val="24292E"/>
          <w:bdr w:val="none" w:sz="0" w:space="0" w:color="auto" w:frame="1"/>
        </w:rPr>
      </w:pPr>
      <w:r w:rsidRPr="008E07E2">
        <w:rPr>
          <w:rStyle w:val="HTMLCode"/>
          <w:rFonts w:ascii="Consolas" w:hAnsi="Consolas"/>
          <w:color w:val="24292E"/>
          <w:bdr w:val="none" w:sz="0" w:space="0" w:color="auto" w:frame="1"/>
        </w:rPr>
        <w:t>C:\Labfiles\Sendmessagestoqueue&gt;SendMessageToQueue.exe</w:t>
      </w:r>
    </w:p>
    <w:p w14:paraId="0706535E" w14:textId="77777777" w:rsidR="00F1663E" w:rsidRPr="00F1663E" w:rsidRDefault="00F1663E" w:rsidP="00F1663E">
      <w:pPr>
        <w:pStyle w:val="HTMLPreformatted"/>
        <w:shd w:val="clear" w:color="auto" w:fill="F6F8FA"/>
        <w:rPr>
          <w:rStyle w:val="HTMLCode"/>
          <w:rFonts w:ascii="Consolas" w:hAnsi="Consolas"/>
          <w:color w:val="24292E"/>
          <w:bdr w:val="none" w:sz="0" w:space="0" w:color="auto" w:frame="1"/>
        </w:rPr>
      </w:pPr>
    </w:p>
    <w:p w14:paraId="7CE4CE53" w14:textId="77777777" w:rsidR="0042602C" w:rsidRDefault="0042602C" w:rsidP="00DD2881">
      <w:pPr>
        <w:rPr>
          <w:rFonts w:eastAsia="Times New Roman"/>
          <w:lang w:val="en-GB"/>
        </w:rPr>
      </w:pPr>
    </w:p>
    <w:p w14:paraId="08B20A49" w14:textId="43D27BD1" w:rsidR="00F1663E" w:rsidRDefault="00F1663E" w:rsidP="00DD2881">
      <w:pPr>
        <w:rPr>
          <w:rFonts w:eastAsia="Times New Roman"/>
          <w:lang w:val="en-GB"/>
        </w:rPr>
      </w:pPr>
      <w:r>
        <w:rPr>
          <w:rFonts w:eastAsia="Times New Roman"/>
          <w:lang w:val="en-GB"/>
        </w:rPr>
        <w:t>Provide the connection string, queue name (</w:t>
      </w:r>
      <w:proofErr w:type="spellStart"/>
      <w:r w:rsidRPr="002F3D5E">
        <w:rPr>
          <w:rFonts w:eastAsia="Times New Roman"/>
          <w:b/>
          <w:bCs/>
          <w:lang w:val="en-GB"/>
        </w:rPr>
        <w:t>js</w:t>
      </w:r>
      <w:proofErr w:type="spellEnd"/>
      <w:r w:rsidRPr="002F3D5E">
        <w:rPr>
          <w:rFonts w:eastAsia="Times New Roman"/>
          <w:b/>
          <w:bCs/>
          <w:lang w:val="en-GB"/>
        </w:rPr>
        <w:t>-queue-items</w:t>
      </w:r>
      <w:r>
        <w:rPr>
          <w:rFonts w:eastAsia="Times New Roman"/>
          <w:lang w:val="en-GB"/>
        </w:rPr>
        <w:t>) and no. of message you need to send to queue (like 1000 messages)</w:t>
      </w:r>
    </w:p>
    <w:p w14:paraId="275023A7" w14:textId="0E428536" w:rsidR="0042602C" w:rsidRDefault="00F1663E" w:rsidP="00DD2881">
      <w:pPr>
        <w:rPr>
          <w:rFonts w:eastAsia="Times New Roman"/>
          <w:lang w:val="en-GB"/>
        </w:rPr>
      </w:pPr>
      <w:r>
        <w:rPr>
          <w:rFonts w:eastAsia="Times New Roman"/>
          <w:noProof/>
          <w:lang w:val="en-GB"/>
        </w:rPr>
        <w:drawing>
          <wp:inline distT="0" distB="0" distL="0" distR="0" wp14:anchorId="202D6D04" wp14:editId="09BC06FA">
            <wp:extent cx="5935980" cy="1577340"/>
            <wp:effectExtent l="0" t="0" r="7620" b="3810"/>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5980" cy="1577340"/>
                    </a:xfrm>
                    <a:prstGeom prst="rect">
                      <a:avLst/>
                    </a:prstGeom>
                    <a:noFill/>
                    <a:ln>
                      <a:noFill/>
                    </a:ln>
                  </pic:spPr>
                </pic:pic>
              </a:graphicData>
            </a:graphic>
          </wp:inline>
        </w:drawing>
      </w:r>
    </w:p>
    <w:p w14:paraId="28FD1F51" w14:textId="77777777" w:rsidR="00844BAF" w:rsidRDefault="00844BAF" w:rsidP="00DD2881">
      <w:pPr>
        <w:rPr>
          <w:rFonts w:eastAsia="Times New Roman"/>
          <w:lang w:val="en-GB"/>
        </w:rPr>
      </w:pPr>
    </w:p>
    <w:p w14:paraId="3974B467" w14:textId="4BEFAE88" w:rsidR="00945B11" w:rsidRDefault="00844BAF" w:rsidP="00DD2881">
      <w:pPr>
        <w:rPr>
          <w:rFonts w:eastAsia="Times New Roman"/>
          <w:lang w:val="en-GB"/>
        </w:rPr>
      </w:pPr>
      <w:r w:rsidRPr="00844BAF">
        <w:rPr>
          <w:rFonts w:eastAsia="Times New Roman"/>
          <w:noProof/>
          <w:lang w:val="en-GB"/>
        </w:rPr>
        <w:drawing>
          <wp:inline distT="0" distB="0" distL="0" distR="0" wp14:anchorId="45076F72" wp14:editId="3BA14969">
            <wp:extent cx="5997586" cy="2834640"/>
            <wp:effectExtent l="0" t="0" r="3175" b="3810"/>
            <wp:docPr id="7"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07981" cy="2839553"/>
                    </a:xfrm>
                    <a:prstGeom prst="rect">
                      <a:avLst/>
                    </a:prstGeom>
                  </pic:spPr>
                </pic:pic>
              </a:graphicData>
            </a:graphic>
          </wp:inline>
        </w:drawing>
      </w:r>
    </w:p>
    <w:p w14:paraId="37C439A4" w14:textId="4F4B51FB" w:rsidR="00945B11" w:rsidRDefault="007B249C" w:rsidP="00DD2881">
      <w:pPr>
        <w:rPr>
          <w:rFonts w:eastAsia="Times New Roman"/>
          <w:lang w:val="en-GB"/>
        </w:rPr>
      </w:pPr>
      <w:r>
        <w:rPr>
          <w:rFonts w:eastAsia="Times New Roman"/>
          <w:lang w:val="en-GB"/>
        </w:rPr>
        <w:lastRenderedPageBreak/>
        <w:t xml:space="preserve">3. Watch the pod scale out </w:t>
      </w:r>
    </w:p>
    <w:p w14:paraId="49FC16A4" w14:textId="2E211AC9" w:rsidR="007B249C" w:rsidRDefault="007B249C" w:rsidP="007B249C">
      <w:pPr>
        <w:pStyle w:val="HTMLPreformatted"/>
        <w:shd w:val="clear" w:color="auto" w:fill="F6F8FA"/>
        <w:rPr>
          <w:rStyle w:val="HTMLCode"/>
          <w:rFonts w:ascii="Consolas" w:hAnsi="Consolas"/>
          <w:color w:val="24292E"/>
          <w:bdr w:val="none" w:sz="0" w:space="0" w:color="auto" w:frame="1"/>
        </w:rPr>
      </w:pPr>
    </w:p>
    <w:p w14:paraId="63E9C3B8" w14:textId="77777777" w:rsidR="000B10DE" w:rsidRDefault="000B10DE" w:rsidP="000B10DE">
      <w:pPr>
        <w:pStyle w:val="HTMLPreformatted"/>
        <w:shd w:val="clear" w:color="auto" w:fill="F6F8FA"/>
        <w:rPr>
          <w:rStyle w:val="HTMLCode"/>
          <w:rFonts w:ascii="Consolas" w:hAnsi="Consolas"/>
          <w:color w:val="24292E"/>
          <w:bdr w:val="none" w:sz="0" w:space="0" w:color="auto" w:frame="1"/>
        </w:rPr>
      </w:pPr>
      <w:proofErr w:type="spellStart"/>
      <w:r>
        <w:rPr>
          <w:rStyle w:val="HTMLCode"/>
          <w:rFonts w:ascii="Consolas" w:hAnsi="Consolas"/>
          <w:color w:val="24292E"/>
          <w:bdr w:val="none" w:sz="0" w:space="0" w:color="auto" w:frame="1"/>
        </w:rPr>
        <w:t>kubectl</w:t>
      </w:r>
      <w:proofErr w:type="spellEnd"/>
      <w:r>
        <w:rPr>
          <w:rStyle w:val="HTMLCode"/>
          <w:rFonts w:ascii="Consolas" w:hAnsi="Consolas"/>
          <w:color w:val="24292E"/>
          <w:bdr w:val="none" w:sz="0" w:space="0" w:color="auto" w:frame="1"/>
        </w:rPr>
        <w:t xml:space="preserve"> get deploy</w:t>
      </w:r>
    </w:p>
    <w:p w14:paraId="470D4A57" w14:textId="77777777" w:rsidR="000B10DE" w:rsidRDefault="000B10DE" w:rsidP="007B249C">
      <w:pPr>
        <w:pStyle w:val="HTMLPreformatted"/>
        <w:shd w:val="clear" w:color="auto" w:fill="F6F8FA"/>
        <w:rPr>
          <w:rStyle w:val="HTMLCode"/>
          <w:rFonts w:ascii="Consolas" w:hAnsi="Consolas"/>
          <w:color w:val="24292E"/>
          <w:bdr w:val="none" w:sz="0" w:space="0" w:color="auto" w:frame="1"/>
        </w:rPr>
      </w:pPr>
    </w:p>
    <w:p w14:paraId="66FD778E" w14:textId="24E06498" w:rsidR="007B249C" w:rsidRDefault="007B249C" w:rsidP="007B249C">
      <w:pPr>
        <w:pStyle w:val="HTMLPreformatted"/>
        <w:shd w:val="clear" w:color="auto" w:fill="F6F8FA"/>
        <w:rPr>
          <w:rStyle w:val="HTMLCode"/>
          <w:rFonts w:ascii="Consolas" w:hAnsi="Consolas"/>
          <w:color w:val="24292E"/>
          <w:bdr w:val="none" w:sz="0" w:space="0" w:color="auto" w:frame="1"/>
        </w:rPr>
      </w:pPr>
      <w:proofErr w:type="spellStart"/>
      <w:r>
        <w:rPr>
          <w:rStyle w:val="HTMLCode"/>
          <w:rFonts w:ascii="Consolas" w:hAnsi="Consolas"/>
          <w:color w:val="24292E"/>
          <w:bdr w:val="none" w:sz="0" w:space="0" w:color="auto" w:frame="1"/>
        </w:rPr>
        <w:t>kubectl</w:t>
      </w:r>
      <w:proofErr w:type="spellEnd"/>
      <w:r>
        <w:rPr>
          <w:rStyle w:val="HTMLCode"/>
          <w:rFonts w:ascii="Consolas" w:hAnsi="Consolas"/>
          <w:color w:val="24292E"/>
          <w:bdr w:val="none" w:sz="0" w:space="0" w:color="auto" w:frame="1"/>
        </w:rPr>
        <w:t xml:space="preserve"> get pods -w</w:t>
      </w:r>
    </w:p>
    <w:p w14:paraId="4F7FE52C" w14:textId="77777777" w:rsidR="007B249C" w:rsidRDefault="007B249C" w:rsidP="007B249C">
      <w:pPr>
        <w:pStyle w:val="HTMLPreformatted"/>
        <w:shd w:val="clear" w:color="auto" w:fill="F6F8FA"/>
        <w:rPr>
          <w:rStyle w:val="HTMLCode"/>
          <w:rFonts w:ascii="Consolas" w:hAnsi="Consolas"/>
          <w:color w:val="24292E"/>
          <w:bdr w:val="none" w:sz="0" w:space="0" w:color="auto" w:frame="1"/>
        </w:rPr>
      </w:pPr>
    </w:p>
    <w:p w14:paraId="31451B15" w14:textId="77777777" w:rsidR="000B10DE" w:rsidRDefault="000B10DE" w:rsidP="000B10DE">
      <w:pPr>
        <w:rPr>
          <w:rFonts w:eastAsia="Times New Roman"/>
          <w:lang w:val="en-GB"/>
        </w:rPr>
      </w:pPr>
    </w:p>
    <w:p w14:paraId="432CB345" w14:textId="77777777" w:rsidR="000B10DE" w:rsidRDefault="000B10DE" w:rsidP="000B10DE">
      <w:pPr>
        <w:rPr>
          <w:rFonts w:eastAsia="Times New Roman"/>
          <w:lang w:val="en-GB"/>
        </w:rPr>
      </w:pPr>
      <w:r w:rsidRPr="00B37A80">
        <w:rPr>
          <w:rFonts w:eastAsia="Times New Roman"/>
          <w:lang w:val="en-GB"/>
        </w:rPr>
        <w:t>The queue message will be consumed. You can validate the message was consumed by using </w:t>
      </w:r>
      <w:proofErr w:type="spellStart"/>
      <w:r w:rsidRPr="00B37A80">
        <w:rPr>
          <w:rFonts w:eastAsia="Times New Roman"/>
          <w:lang w:val="en-GB"/>
        </w:rPr>
        <w:t>kubectl</w:t>
      </w:r>
      <w:proofErr w:type="spellEnd"/>
      <w:r w:rsidRPr="00B37A80">
        <w:rPr>
          <w:rFonts w:eastAsia="Times New Roman"/>
          <w:lang w:val="en-GB"/>
        </w:rPr>
        <w:t xml:space="preserve"> logs on the activated pod. New queue messages will be consumed and if enough queue messages are added the function will </w:t>
      </w:r>
      <w:proofErr w:type="spellStart"/>
      <w:r w:rsidRPr="00B37A80">
        <w:rPr>
          <w:rFonts w:eastAsia="Times New Roman"/>
          <w:lang w:val="en-GB"/>
        </w:rPr>
        <w:t>autoscale</w:t>
      </w:r>
      <w:proofErr w:type="spellEnd"/>
      <w:r w:rsidRPr="00B37A80">
        <w:rPr>
          <w:rFonts w:eastAsia="Times New Roman"/>
          <w:lang w:val="en-GB"/>
        </w:rPr>
        <w:t>. After all messages are consumed and the cooldown period has elapsed (default 300 seconds), the last pod should scale back down to zero.</w:t>
      </w:r>
    </w:p>
    <w:p w14:paraId="7E3A17A9" w14:textId="77777777" w:rsidR="000B10DE" w:rsidRDefault="000B10DE" w:rsidP="00DD2881">
      <w:pPr>
        <w:rPr>
          <w:rFonts w:eastAsia="Times New Roman"/>
          <w:lang w:val="en-GB"/>
        </w:rPr>
      </w:pPr>
    </w:p>
    <w:p w14:paraId="2850A296" w14:textId="77777777" w:rsidR="00B34B45" w:rsidRDefault="00B6178F" w:rsidP="00B34B45">
      <w:pPr>
        <w:rPr>
          <w:sz w:val="32"/>
          <w:szCs w:val="32"/>
        </w:rPr>
      </w:pPr>
      <w:r w:rsidRPr="00B6178F">
        <w:rPr>
          <w:sz w:val="32"/>
          <w:szCs w:val="32"/>
        </w:rPr>
        <w:t>TASK 4: Look at the Functions logs and information in Insights to help Debug Functions issue.</w:t>
      </w:r>
    </w:p>
    <w:p w14:paraId="0D2FF372" w14:textId="76BBADC8" w:rsidR="00340A16" w:rsidRDefault="00340A16" w:rsidP="00E7112F">
      <w:pPr>
        <w:rPr>
          <w:rFonts w:eastAsia="Times New Roman"/>
          <w:b/>
          <w:bCs/>
          <w:lang w:val="en-GB"/>
        </w:rPr>
      </w:pPr>
      <w:r>
        <w:rPr>
          <w:rFonts w:eastAsia="Times New Roman"/>
          <w:b/>
          <w:bCs/>
          <w:lang w:val="en-GB"/>
        </w:rPr>
        <w:t>1. Function logs:</w:t>
      </w:r>
    </w:p>
    <w:p w14:paraId="1ADA9334" w14:textId="2203A9A0" w:rsidR="00340A16" w:rsidRDefault="00340A16" w:rsidP="00340A16">
      <w:pPr>
        <w:rPr>
          <w:rFonts w:ascii="Segoe UI" w:eastAsia="Times New Roman" w:hAnsi="Segoe UI" w:cs="Segoe UI"/>
          <w:sz w:val="21"/>
          <w:szCs w:val="21"/>
        </w:rPr>
      </w:pPr>
      <w:r>
        <w:rPr>
          <w:rFonts w:eastAsia="Times New Roman"/>
          <w:lang w:val="en-GB"/>
        </w:rPr>
        <w:t xml:space="preserve">We can view function logs in </w:t>
      </w:r>
      <w:r w:rsidRPr="00340A16">
        <w:rPr>
          <w:rFonts w:eastAsia="Times New Roman"/>
          <w:lang w:val="en-GB"/>
        </w:rPr>
        <w:t>AKS I</w:t>
      </w:r>
      <w:r>
        <w:rPr>
          <w:rFonts w:eastAsia="Times New Roman"/>
          <w:lang w:val="en-GB"/>
        </w:rPr>
        <w:t>n</w:t>
      </w:r>
      <w:r w:rsidRPr="00340A16">
        <w:rPr>
          <w:rFonts w:eastAsia="Times New Roman"/>
          <w:lang w:val="en-GB"/>
        </w:rPr>
        <w:t>sight logs</w:t>
      </w:r>
      <w:r w:rsidRPr="00340A16">
        <w:rPr>
          <w:rFonts w:ascii="Segoe UI" w:eastAsia="Times New Roman" w:hAnsi="Segoe UI" w:cs="Segoe UI"/>
          <w:sz w:val="21"/>
          <w:szCs w:val="21"/>
        </w:rPr>
        <w:t xml:space="preserve"> </w:t>
      </w:r>
    </w:p>
    <w:p w14:paraId="360B87BD" w14:textId="77777777" w:rsidR="00340A16" w:rsidRPr="00340A16" w:rsidRDefault="00340A16" w:rsidP="00340A16">
      <w:pPr>
        <w:pStyle w:val="HTMLPreformatted"/>
        <w:shd w:val="clear" w:color="auto" w:fill="F6F8FA"/>
        <w:rPr>
          <w:rStyle w:val="HTMLCode"/>
          <w:rFonts w:ascii="Consolas" w:hAnsi="Consolas"/>
          <w:color w:val="24292E"/>
          <w:bdr w:val="none" w:sz="0" w:space="0" w:color="auto" w:frame="1"/>
        </w:rPr>
      </w:pPr>
      <w:proofErr w:type="spellStart"/>
      <w:r w:rsidRPr="00340A16">
        <w:rPr>
          <w:rStyle w:val="HTMLCode"/>
          <w:rFonts w:ascii="Consolas" w:hAnsi="Consolas"/>
          <w:color w:val="24292E"/>
          <w:bdr w:val="none" w:sz="0" w:space="0" w:color="auto" w:frame="1"/>
        </w:rPr>
        <w:t>ContainerLog</w:t>
      </w:r>
      <w:proofErr w:type="spellEnd"/>
    </w:p>
    <w:p w14:paraId="73633327" w14:textId="77777777" w:rsidR="00340A16" w:rsidRPr="00340A16" w:rsidRDefault="00340A16" w:rsidP="00340A16">
      <w:pPr>
        <w:pStyle w:val="HTMLPreformatted"/>
        <w:shd w:val="clear" w:color="auto" w:fill="F6F8FA"/>
        <w:rPr>
          <w:rStyle w:val="HTMLCode"/>
          <w:rFonts w:ascii="Consolas" w:hAnsi="Consolas"/>
          <w:color w:val="24292E"/>
          <w:bdr w:val="none" w:sz="0" w:space="0" w:color="auto" w:frame="1"/>
        </w:rPr>
      </w:pPr>
      <w:r w:rsidRPr="00340A16">
        <w:rPr>
          <w:rStyle w:val="HTMLCode"/>
          <w:rFonts w:ascii="Consolas" w:hAnsi="Consolas"/>
          <w:color w:val="24292E"/>
          <w:bdr w:val="none" w:sz="0" w:space="0" w:color="auto" w:frame="1"/>
        </w:rPr>
        <w:t xml:space="preserve">| where </w:t>
      </w:r>
      <w:proofErr w:type="spellStart"/>
      <w:r w:rsidRPr="00340A16">
        <w:rPr>
          <w:rStyle w:val="HTMLCode"/>
          <w:rFonts w:ascii="Consolas" w:hAnsi="Consolas"/>
          <w:color w:val="24292E"/>
          <w:bdr w:val="none" w:sz="0" w:space="0" w:color="auto" w:frame="1"/>
        </w:rPr>
        <w:t>TimeGenerated</w:t>
      </w:r>
      <w:proofErr w:type="spellEnd"/>
      <w:r w:rsidRPr="00340A16">
        <w:rPr>
          <w:rStyle w:val="HTMLCode"/>
          <w:rFonts w:ascii="Consolas" w:hAnsi="Consolas"/>
          <w:color w:val="24292E"/>
          <w:bdr w:val="none" w:sz="0" w:space="0" w:color="auto" w:frame="1"/>
        </w:rPr>
        <w:t xml:space="preserve"> &gt;= ago(1d)</w:t>
      </w:r>
    </w:p>
    <w:p w14:paraId="3FAE42AC" w14:textId="77777777" w:rsidR="00340A16" w:rsidRPr="00340A16" w:rsidRDefault="00340A16" w:rsidP="00340A16">
      <w:pPr>
        <w:pStyle w:val="HTMLPreformatted"/>
        <w:shd w:val="clear" w:color="auto" w:fill="F6F8FA"/>
        <w:rPr>
          <w:rStyle w:val="HTMLCode"/>
          <w:rFonts w:ascii="Consolas" w:hAnsi="Consolas"/>
          <w:color w:val="24292E"/>
          <w:bdr w:val="none" w:sz="0" w:space="0" w:color="auto" w:frame="1"/>
        </w:rPr>
      </w:pPr>
      <w:r w:rsidRPr="00340A16">
        <w:rPr>
          <w:rStyle w:val="HTMLCode"/>
          <w:rFonts w:ascii="Consolas" w:hAnsi="Consolas"/>
          <w:color w:val="24292E"/>
          <w:bdr w:val="none" w:sz="0" w:space="0" w:color="auto" w:frame="1"/>
        </w:rPr>
        <w:t xml:space="preserve">| where </w:t>
      </w:r>
      <w:proofErr w:type="spellStart"/>
      <w:r w:rsidRPr="00340A16">
        <w:rPr>
          <w:rStyle w:val="HTMLCode"/>
          <w:rFonts w:ascii="Consolas" w:hAnsi="Consolas"/>
          <w:color w:val="24292E"/>
          <w:bdr w:val="none" w:sz="0" w:space="0" w:color="auto" w:frame="1"/>
        </w:rPr>
        <w:t>LogEntry</w:t>
      </w:r>
      <w:proofErr w:type="spellEnd"/>
      <w:r w:rsidRPr="00340A16">
        <w:rPr>
          <w:rStyle w:val="HTMLCode"/>
          <w:rFonts w:ascii="Consolas" w:hAnsi="Consolas"/>
          <w:color w:val="24292E"/>
          <w:bdr w:val="none" w:sz="0" w:space="0" w:color="auto" w:frame="1"/>
        </w:rPr>
        <w:t xml:space="preserve"> contains "New Queue Message detected" </w:t>
      </w:r>
    </w:p>
    <w:p w14:paraId="1B40A2B8" w14:textId="77777777" w:rsidR="00340A16" w:rsidRPr="00340A16" w:rsidRDefault="00340A16" w:rsidP="00340A16">
      <w:pPr>
        <w:pStyle w:val="HTMLPreformatted"/>
        <w:shd w:val="clear" w:color="auto" w:fill="F6F8FA"/>
        <w:rPr>
          <w:rStyle w:val="HTMLCode"/>
          <w:rFonts w:ascii="Consolas" w:hAnsi="Consolas"/>
          <w:color w:val="24292E"/>
          <w:bdr w:val="none" w:sz="0" w:space="0" w:color="auto" w:frame="1"/>
        </w:rPr>
      </w:pPr>
      <w:r w:rsidRPr="00340A16">
        <w:rPr>
          <w:rStyle w:val="HTMLCode"/>
          <w:rFonts w:ascii="Consolas" w:hAnsi="Consolas"/>
          <w:color w:val="24292E"/>
          <w:bdr w:val="none" w:sz="0" w:space="0" w:color="auto" w:frame="1"/>
        </w:rPr>
        <w:t xml:space="preserve">| summarize </w:t>
      </w:r>
      <w:proofErr w:type="gramStart"/>
      <w:r w:rsidRPr="00340A16">
        <w:rPr>
          <w:rStyle w:val="HTMLCode"/>
          <w:rFonts w:ascii="Consolas" w:hAnsi="Consolas"/>
          <w:color w:val="24292E"/>
          <w:bdr w:val="none" w:sz="0" w:space="0" w:color="auto" w:frame="1"/>
        </w:rPr>
        <w:t>count(</w:t>
      </w:r>
      <w:proofErr w:type="gramEnd"/>
      <w:r w:rsidRPr="00340A16">
        <w:rPr>
          <w:rStyle w:val="HTMLCode"/>
          <w:rFonts w:ascii="Consolas" w:hAnsi="Consolas"/>
          <w:color w:val="24292E"/>
          <w:bdr w:val="none" w:sz="0" w:space="0" w:color="auto" w:frame="1"/>
        </w:rPr>
        <w:t xml:space="preserve">) by bin(TimeGenerated,5m), </w:t>
      </w:r>
      <w:proofErr w:type="spellStart"/>
      <w:r w:rsidRPr="00340A16">
        <w:rPr>
          <w:rStyle w:val="HTMLCode"/>
          <w:rFonts w:ascii="Consolas" w:hAnsi="Consolas"/>
          <w:color w:val="24292E"/>
          <w:bdr w:val="none" w:sz="0" w:space="0" w:color="auto" w:frame="1"/>
        </w:rPr>
        <w:t>ContainerID</w:t>
      </w:r>
      <w:proofErr w:type="spellEnd"/>
    </w:p>
    <w:p w14:paraId="19AF2558" w14:textId="77777777" w:rsidR="00340A16" w:rsidRPr="00340A16" w:rsidRDefault="00340A16" w:rsidP="00340A16">
      <w:pPr>
        <w:pStyle w:val="HTMLPreformatted"/>
        <w:shd w:val="clear" w:color="auto" w:fill="F6F8FA"/>
        <w:rPr>
          <w:rStyle w:val="HTMLCode"/>
          <w:rFonts w:ascii="Consolas" w:hAnsi="Consolas"/>
          <w:color w:val="24292E"/>
          <w:bdr w:val="none" w:sz="0" w:space="0" w:color="auto" w:frame="1"/>
        </w:rPr>
      </w:pPr>
      <w:r w:rsidRPr="00340A16">
        <w:rPr>
          <w:rStyle w:val="HTMLCode"/>
          <w:rFonts w:ascii="Consolas" w:hAnsi="Consolas"/>
          <w:color w:val="24292E"/>
          <w:bdr w:val="none" w:sz="0" w:space="0" w:color="auto" w:frame="1"/>
        </w:rPr>
        <w:t xml:space="preserve">| render </w:t>
      </w:r>
      <w:proofErr w:type="spellStart"/>
      <w:r w:rsidRPr="00340A16">
        <w:rPr>
          <w:rStyle w:val="HTMLCode"/>
          <w:rFonts w:ascii="Consolas" w:hAnsi="Consolas"/>
          <w:color w:val="24292E"/>
          <w:bdr w:val="none" w:sz="0" w:space="0" w:color="auto" w:frame="1"/>
        </w:rPr>
        <w:t>timechart</w:t>
      </w:r>
      <w:proofErr w:type="spellEnd"/>
    </w:p>
    <w:p w14:paraId="018F28C9" w14:textId="7CB89BA6" w:rsidR="00340A16" w:rsidRDefault="00340A16" w:rsidP="00340A16">
      <w:pPr>
        <w:rPr>
          <w:rFonts w:ascii="Segoe UI" w:eastAsia="Times New Roman" w:hAnsi="Segoe UI" w:cs="Segoe UI"/>
          <w:sz w:val="21"/>
          <w:szCs w:val="21"/>
        </w:rPr>
      </w:pPr>
    </w:p>
    <w:p w14:paraId="513828FD" w14:textId="399BB7E5" w:rsidR="00340A16" w:rsidRPr="00340A16" w:rsidRDefault="00340A16" w:rsidP="00340A16">
      <w:pP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51260050" wp14:editId="5DE1C6FD">
            <wp:extent cx="5935980" cy="24993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5980" cy="2499360"/>
                    </a:xfrm>
                    <a:prstGeom prst="rect">
                      <a:avLst/>
                    </a:prstGeom>
                    <a:noFill/>
                    <a:ln>
                      <a:noFill/>
                    </a:ln>
                  </pic:spPr>
                </pic:pic>
              </a:graphicData>
            </a:graphic>
          </wp:inline>
        </w:drawing>
      </w:r>
    </w:p>
    <w:p w14:paraId="1906DA41" w14:textId="4E4DFE3E" w:rsidR="00340A16" w:rsidRPr="00340A16" w:rsidRDefault="00340A16" w:rsidP="00E7112F">
      <w:pPr>
        <w:rPr>
          <w:rFonts w:eastAsia="Times New Roman"/>
          <w:lang w:val="en-GB"/>
        </w:rPr>
      </w:pPr>
    </w:p>
    <w:p w14:paraId="6F69E7BD" w14:textId="136C51D3" w:rsidR="00340A16" w:rsidRDefault="00340A16" w:rsidP="00E7112F">
      <w:pPr>
        <w:rPr>
          <w:rFonts w:eastAsia="Times New Roman"/>
          <w:b/>
          <w:bCs/>
          <w:lang w:val="en-GB"/>
        </w:rPr>
      </w:pPr>
    </w:p>
    <w:p w14:paraId="3D8BBD08" w14:textId="77777777" w:rsidR="003949D8" w:rsidRDefault="003949D8" w:rsidP="00E7112F">
      <w:pPr>
        <w:rPr>
          <w:rFonts w:eastAsia="Times New Roman"/>
          <w:b/>
          <w:bCs/>
          <w:lang w:val="en-GB"/>
        </w:rPr>
      </w:pPr>
    </w:p>
    <w:p w14:paraId="5EBD2DC2" w14:textId="341BC7A9" w:rsidR="00B6178F" w:rsidRDefault="00340A16" w:rsidP="00E7112F">
      <w:pPr>
        <w:rPr>
          <w:rFonts w:eastAsia="Times New Roman"/>
          <w:lang w:val="en-GB"/>
        </w:rPr>
      </w:pPr>
      <w:r>
        <w:rPr>
          <w:rFonts w:eastAsia="Times New Roman"/>
          <w:b/>
          <w:bCs/>
          <w:lang w:val="en-GB"/>
        </w:rPr>
        <w:lastRenderedPageBreak/>
        <w:t>2</w:t>
      </w:r>
      <w:r w:rsidR="00B34B45" w:rsidRPr="00B34B45">
        <w:rPr>
          <w:rFonts w:eastAsia="Times New Roman"/>
          <w:b/>
          <w:bCs/>
          <w:lang w:val="en-GB"/>
        </w:rPr>
        <w:t>. View logs</w:t>
      </w:r>
    </w:p>
    <w:p w14:paraId="53D2D0E2" w14:textId="77777777" w:rsidR="00B34B45" w:rsidRPr="00B34B45" w:rsidRDefault="00B34B45" w:rsidP="00B34B45">
      <w:pPr>
        <w:rPr>
          <w:rFonts w:eastAsia="Times New Roman"/>
          <w:lang w:val="en-GB"/>
        </w:rPr>
      </w:pPr>
      <w:r w:rsidRPr="00B34B45">
        <w:rPr>
          <w:rFonts w:eastAsia="Times New Roman"/>
          <w:lang w:val="en-GB"/>
        </w:rPr>
        <w:t>You can view real-time log data as they are generated by the container engine from the Nodes, Controllers, and Containers view. To view log data, perform the following steps.</w:t>
      </w:r>
    </w:p>
    <w:p w14:paraId="59A449F6" w14:textId="77777777" w:rsidR="00B34B45" w:rsidRPr="00B34B45" w:rsidRDefault="00B34B45" w:rsidP="00B34B45">
      <w:pPr>
        <w:pStyle w:val="ListParagraph"/>
        <w:numPr>
          <w:ilvl w:val="0"/>
          <w:numId w:val="22"/>
        </w:numPr>
        <w:rPr>
          <w:rFonts w:eastAsia="Times New Roman"/>
          <w:lang w:val="en-GB"/>
        </w:rPr>
      </w:pPr>
      <w:r w:rsidRPr="00B34B45">
        <w:rPr>
          <w:rFonts w:eastAsia="Times New Roman"/>
          <w:lang w:val="en-GB"/>
        </w:rPr>
        <w:t>In the Azure portal, browse to the AKS cluster resource group and select your AKS resource.</w:t>
      </w:r>
    </w:p>
    <w:p w14:paraId="0EB656BC" w14:textId="77777777" w:rsidR="00B34B45" w:rsidRPr="00B34B45" w:rsidRDefault="00B34B45" w:rsidP="00B34B45">
      <w:pPr>
        <w:pStyle w:val="ListParagraph"/>
        <w:numPr>
          <w:ilvl w:val="0"/>
          <w:numId w:val="22"/>
        </w:numPr>
        <w:rPr>
          <w:rFonts w:eastAsia="Times New Roman"/>
          <w:lang w:val="en-GB"/>
        </w:rPr>
      </w:pPr>
      <w:r w:rsidRPr="00B34B45">
        <w:rPr>
          <w:rFonts w:eastAsia="Times New Roman"/>
          <w:lang w:val="en-GB"/>
        </w:rPr>
        <w:t>On the AKS cluster dashboard, under Monitoring on the left-hand side, choose Insights.</w:t>
      </w:r>
    </w:p>
    <w:p w14:paraId="042A2126" w14:textId="77777777" w:rsidR="00B34B45" w:rsidRPr="00B34B45" w:rsidRDefault="00B34B45" w:rsidP="00B34B45">
      <w:pPr>
        <w:pStyle w:val="ListParagraph"/>
        <w:numPr>
          <w:ilvl w:val="0"/>
          <w:numId w:val="22"/>
        </w:numPr>
        <w:rPr>
          <w:rFonts w:eastAsia="Times New Roman"/>
          <w:lang w:val="en-GB"/>
        </w:rPr>
      </w:pPr>
      <w:r w:rsidRPr="00B34B45">
        <w:rPr>
          <w:rFonts w:eastAsia="Times New Roman"/>
          <w:lang w:val="en-GB"/>
        </w:rPr>
        <w:t>Select either the Nodes, Controllers, or Containers tab.</w:t>
      </w:r>
    </w:p>
    <w:p w14:paraId="4EB722F3" w14:textId="20DBEAE8" w:rsidR="00B34B45" w:rsidRPr="00B34B45" w:rsidRDefault="00B34B45" w:rsidP="00B34B45">
      <w:pPr>
        <w:pStyle w:val="ListParagraph"/>
        <w:numPr>
          <w:ilvl w:val="0"/>
          <w:numId w:val="22"/>
        </w:numPr>
        <w:rPr>
          <w:rFonts w:eastAsia="Times New Roman"/>
          <w:lang w:val="en-GB"/>
        </w:rPr>
      </w:pPr>
      <w:r w:rsidRPr="00B34B45">
        <w:rPr>
          <w:rFonts w:eastAsia="Times New Roman"/>
          <w:lang w:val="en-GB"/>
        </w:rPr>
        <w:t xml:space="preserve">Select an object from the performance grid, and on the </w:t>
      </w:r>
      <w:proofErr w:type="gramStart"/>
      <w:r w:rsidRPr="00B34B45">
        <w:rPr>
          <w:rFonts w:eastAsia="Times New Roman"/>
          <w:lang w:val="en-GB"/>
        </w:rPr>
        <w:t>properties</w:t>
      </w:r>
      <w:proofErr w:type="gramEnd"/>
      <w:r w:rsidRPr="00B34B45">
        <w:rPr>
          <w:rFonts w:eastAsia="Times New Roman"/>
          <w:lang w:val="en-GB"/>
        </w:rPr>
        <w:t xml:space="preserve"> pane found on the right side, select View live data (preview) option. If the AKS cluster is configured with single sign-on using Azure AD, you are prompted to authenticate on first use during that browser session. Select your account and complete authentication with Azure. </w:t>
      </w:r>
    </w:p>
    <w:p w14:paraId="62C4B019" w14:textId="4D58536F" w:rsidR="00B34B45" w:rsidRDefault="00B34B45" w:rsidP="00B34B45">
      <w:pPr>
        <w:pStyle w:val="NormalWeb"/>
        <w:shd w:val="clear" w:color="auto" w:fill="FFFFFF"/>
        <w:rPr>
          <w:rFonts w:ascii="Segoe UI" w:hAnsi="Segoe UI" w:cs="Segoe UI"/>
          <w:color w:val="171717"/>
        </w:rPr>
      </w:pPr>
      <w:r>
        <w:rPr>
          <w:rFonts w:ascii="Segoe UI" w:hAnsi="Segoe UI" w:cs="Segoe UI"/>
          <w:noProof/>
          <w:color w:val="171717"/>
        </w:rPr>
        <w:drawing>
          <wp:inline distT="0" distB="0" distL="0" distR="0" wp14:anchorId="7A86AD22" wp14:editId="16942B93">
            <wp:extent cx="5943600" cy="3567430"/>
            <wp:effectExtent l="0" t="0" r="0" b="0"/>
            <wp:docPr id="14" name="Picture 14" descr="Node properties pane view data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de properties pane view data option"/>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567430"/>
                    </a:xfrm>
                    <a:prstGeom prst="rect">
                      <a:avLst/>
                    </a:prstGeom>
                    <a:noFill/>
                    <a:ln>
                      <a:noFill/>
                    </a:ln>
                  </pic:spPr>
                </pic:pic>
              </a:graphicData>
            </a:graphic>
          </wp:inline>
        </w:drawing>
      </w:r>
    </w:p>
    <w:p w14:paraId="2B6241D0" w14:textId="77777777" w:rsidR="00B34B45" w:rsidRDefault="00B34B45" w:rsidP="00B34B45">
      <w:pPr>
        <w:rPr>
          <w:rFonts w:eastAsia="Times New Roman"/>
          <w:lang w:val="en-GB"/>
        </w:rPr>
      </w:pPr>
      <w:r w:rsidRPr="00B34B45">
        <w:rPr>
          <w:rFonts w:eastAsia="Times New Roman"/>
          <w:lang w:val="en-GB"/>
        </w:rPr>
        <w:t>The pane title shows the name of the pod the container is grouped with.</w:t>
      </w:r>
    </w:p>
    <w:p w14:paraId="183CE628" w14:textId="77777777" w:rsidR="00B34B45" w:rsidRDefault="00B34B45" w:rsidP="00B34B45">
      <w:pPr>
        <w:rPr>
          <w:rFonts w:eastAsia="Times New Roman"/>
          <w:lang w:val="en-GB"/>
        </w:rPr>
      </w:pPr>
    </w:p>
    <w:p w14:paraId="230B4949" w14:textId="0479A8B6" w:rsidR="00B34B45" w:rsidRPr="00B34B45" w:rsidRDefault="00340A16" w:rsidP="00B34B45">
      <w:pPr>
        <w:rPr>
          <w:rFonts w:eastAsia="Times New Roman"/>
          <w:b/>
          <w:bCs/>
          <w:lang w:val="en-GB"/>
        </w:rPr>
      </w:pPr>
      <w:r>
        <w:rPr>
          <w:rFonts w:eastAsia="Times New Roman"/>
          <w:b/>
          <w:bCs/>
          <w:lang w:val="en-GB"/>
        </w:rPr>
        <w:t>3</w:t>
      </w:r>
      <w:r w:rsidR="00B34B45" w:rsidRPr="00B34B45">
        <w:rPr>
          <w:rFonts w:eastAsia="Times New Roman"/>
          <w:b/>
          <w:bCs/>
          <w:lang w:val="en-GB"/>
        </w:rPr>
        <w:t>. View metrics</w:t>
      </w:r>
    </w:p>
    <w:p w14:paraId="03072B06" w14:textId="77777777" w:rsidR="00B34B45" w:rsidRPr="00B34B45" w:rsidRDefault="00B34B45" w:rsidP="00B34B45">
      <w:pPr>
        <w:rPr>
          <w:rFonts w:eastAsia="Times New Roman"/>
          <w:lang w:val="en-GB"/>
        </w:rPr>
      </w:pPr>
      <w:r w:rsidRPr="00B34B45">
        <w:rPr>
          <w:rFonts w:eastAsia="Times New Roman"/>
          <w:lang w:val="en-GB"/>
        </w:rPr>
        <w:t>You can view real-time metric data as they are generated by the container engine from the </w:t>
      </w:r>
      <w:r w:rsidRPr="00B34B45">
        <w:rPr>
          <w:rFonts w:eastAsia="Times New Roman"/>
          <w:b/>
          <w:bCs/>
          <w:lang w:val="en-GB"/>
        </w:rPr>
        <w:t>Nodes</w:t>
      </w:r>
      <w:r w:rsidRPr="00B34B45">
        <w:rPr>
          <w:rFonts w:eastAsia="Times New Roman"/>
          <w:lang w:val="en-GB"/>
        </w:rPr>
        <w:t> or </w:t>
      </w:r>
      <w:r w:rsidRPr="00B34B45">
        <w:rPr>
          <w:rFonts w:eastAsia="Times New Roman"/>
          <w:b/>
          <w:bCs/>
          <w:lang w:val="en-GB"/>
        </w:rPr>
        <w:t>Controllers</w:t>
      </w:r>
      <w:r w:rsidRPr="00B34B45">
        <w:rPr>
          <w:rFonts w:eastAsia="Times New Roman"/>
          <w:lang w:val="en-GB"/>
        </w:rPr>
        <w:t> view only when a </w:t>
      </w:r>
      <w:r w:rsidRPr="00B34B45">
        <w:rPr>
          <w:rFonts w:eastAsia="Times New Roman"/>
          <w:b/>
          <w:bCs/>
          <w:lang w:val="en-GB"/>
        </w:rPr>
        <w:t>Pod</w:t>
      </w:r>
      <w:r w:rsidRPr="00B34B45">
        <w:rPr>
          <w:rFonts w:eastAsia="Times New Roman"/>
          <w:lang w:val="en-GB"/>
        </w:rPr>
        <w:t> is selected. To view metrics, perform the following steps.</w:t>
      </w:r>
    </w:p>
    <w:p w14:paraId="450A2CD1" w14:textId="77777777" w:rsidR="00B34B45" w:rsidRPr="00B34B45" w:rsidRDefault="00B34B45" w:rsidP="00B34B45">
      <w:pPr>
        <w:pStyle w:val="ListParagraph"/>
        <w:numPr>
          <w:ilvl w:val="0"/>
          <w:numId w:val="23"/>
        </w:numPr>
        <w:rPr>
          <w:rFonts w:eastAsia="Times New Roman"/>
          <w:lang w:val="en-GB"/>
        </w:rPr>
      </w:pPr>
      <w:r w:rsidRPr="00B34B45">
        <w:rPr>
          <w:rFonts w:eastAsia="Times New Roman"/>
          <w:lang w:val="en-GB"/>
        </w:rPr>
        <w:t>In the Azure portal, browse to the AKS cluster resource group and select your AKS resource.</w:t>
      </w:r>
    </w:p>
    <w:p w14:paraId="32662B24" w14:textId="77777777" w:rsidR="00B34B45" w:rsidRPr="00B34B45" w:rsidRDefault="00B34B45" w:rsidP="00B34B45">
      <w:pPr>
        <w:pStyle w:val="ListParagraph"/>
        <w:numPr>
          <w:ilvl w:val="0"/>
          <w:numId w:val="23"/>
        </w:numPr>
        <w:rPr>
          <w:rFonts w:eastAsia="Times New Roman"/>
          <w:lang w:val="en-GB"/>
        </w:rPr>
      </w:pPr>
      <w:r w:rsidRPr="00B34B45">
        <w:rPr>
          <w:rFonts w:eastAsia="Times New Roman"/>
          <w:lang w:val="en-GB"/>
        </w:rPr>
        <w:t>On the AKS cluster dashboard, under </w:t>
      </w:r>
      <w:r w:rsidRPr="00B34B45">
        <w:rPr>
          <w:rFonts w:eastAsia="Times New Roman"/>
          <w:b/>
          <w:bCs/>
          <w:lang w:val="en-GB"/>
        </w:rPr>
        <w:t>Monitoring</w:t>
      </w:r>
      <w:r w:rsidRPr="00B34B45">
        <w:rPr>
          <w:rFonts w:eastAsia="Times New Roman"/>
          <w:lang w:val="en-GB"/>
        </w:rPr>
        <w:t> on the left-hand side, choose </w:t>
      </w:r>
      <w:r w:rsidRPr="00B34B45">
        <w:rPr>
          <w:rFonts w:eastAsia="Times New Roman"/>
          <w:b/>
          <w:bCs/>
          <w:lang w:val="en-GB"/>
        </w:rPr>
        <w:t>Insights</w:t>
      </w:r>
      <w:r w:rsidRPr="00B34B45">
        <w:rPr>
          <w:rFonts w:eastAsia="Times New Roman"/>
          <w:lang w:val="en-GB"/>
        </w:rPr>
        <w:t>.</w:t>
      </w:r>
    </w:p>
    <w:p w14:paraId="1491CD10" w14:textId="77777777" w:rsidR="00B34B45" w:rsidRPr="00B34B45" w:rsidRDefault="00B34B45" w:rsidP="00B34B45">
      <w:pPr>
        <w:pStyle w:val="ListParagraph"/>
        <w:numPr>
          <w:ilvl w:val="0"/>
          <w:numId w:val="23"/>
        </w:numPr>
        <w:rPr>
          <w:rFonts w:eastAsia="Times New Roman"/>
          <w:lang w:val="en-GB"/>
        </w:rPr>
      </w:pPr>
      <w:r w:rsidRPr="00B34B45">
        <w:rPr>
          <w:rFonts w:eastAsia="Times New Roman"/>
          <w:lang w:val="en-GB"/>
        </w:rPr>
        <w:t>Select either the </w:t>
      </w:r>
      <w:r w:rsidRPr="00B34B45">
        <w:rPr>
          <w:rFonts w:eastAsia="Times New Roman"/>
          <w:b/>
          <w:bCs/>
          <w:lang w:val="en-GB"/>
        </w:rPr>
        <w:t>Nodes</w:t>
      </w:r>
      <w:r w:rsidRPr="00B34B45">
        <w:rPr>
          <w:rFonts w:eastAsia="Times New Roman"/>
          <w:lang w:val="en-GB"/>
        </w:rPr>
        <w:t> or </w:t>
      </w:r>
      <w:r w:rsidRPr="00B34B45">
        <w:rPr>
          <w:rFonts w:eastAsia="Times New Roman"/>
          <w:b/>
          <w:bCs/>
          <w:lang w:val="en-GB"/>
        </w:rPr>
        <w:t>Controllers</w:t>
      </w:r>
      <w:r w:rsidRPr="00B34B45">
        <w:rPr>
          <w:rFonts w:eastAsia="Times New Roman"/>
          <w:lang w:val="en-GB"/>
        </w:rPr>
        <w:t> tab.</w:t>
      </w:r>
    </w:p>
    <w:p w14:paraId="38748F24" w14:textId="77777777" w:rsidR="00B34B45" w:rsidRPr="00B34B45" w:rsidRDefault="00B34B45" w:rsidP="00B34B45">
      <w:pPr>
        <w:pStyle w:val="ListParagraph"/>
        <w:numPr>
          <w:ilvl w:val="0"/>
          <w:numId w:val="23"/>
        </w:numPr>
        <w:rPr>
          <w:rFonts w:eastAsia="Times New Roman"/>
          <w:lang w:val="en-GB"/>
        </w:rPr>
      </w:pPr>
      <w:r w:rsidRPr="00B34B45">
        <w:rPr>
          <w:rFonts w:eastAsia="Times New Roman"/>
          <w:lang w:val="en-GB"/>
        </w:rPr>
        <w:lastRenderedPageBreak/>
        <w:t>Select a </w:t>
      </w:r>
      <w:r w:rsidRPr="00B34B45">
        <w:rPr>
          <w:rFonts w:eastAsia="Times New Roman"/>
          <w:b/>
          <w:bCs/>
          <w:lang w:val="en-GB"/>
        </w:rPr>
        <w:t>Pod</w:t>
      </w:r>
      <w:r w:rsidRPr="00B34B45">
        <w:rPr>
          <w:rFonts w:eastAsia="Times New Roman"/>
          <w:lang w:val="en-GB"/>
        </w:rPr>
        <w:t xml:space="preserve"> object from the performance grid, and on the </w:t>
      </w:r>
      <w:proofErr w:type="gramStart"/>
      <w:r w:rsidRPr="00B34B45">
        <w:rPr>
          <w:rFonts w:eastAsia="Times New Roman"/>
          <w:lang w:val="en-GB"/>
        </w:rPr>
        <w:t>properties</w:t>
      </w:r>
      <w:proofErr w:type="gramEnd"/>
      <w:r w:rsidRPr="00B34B45">
        <w:rPr>
          <w:rFonts w:eastAsia="Times New Roman"/>
          <w:lang w:val="en-GB"/>
        </w:rPr>
        <w:t xml:space="preserve"> pane found on the right side, select </w:t>
      </w:r>
      <w:r w:rsidRPr="00B34B45">
        <w:rPr>
          <w:rFonts w:eastAsia="Times New Roman"/>
          <w:b/>
          <w:bCs/>
          <w:lang w:val="en-GB"/>
        </w:rPr>
        <w:t>View live data (preview)</w:t>
      </w:r>
      <w:r w:rsidRPr="00B34B45">
        <w:rPr>
          <w:rFonts w:eastAsia="Times New Roman"/>
          <w:lang w:val="en-GB"/>
        </w:rPr>
        <w:t> option. If the AKS cluster is configured with single sign-on using Azure AD, you are prompted to authenticate on first use during that browser session. Select your account and complete authentication with Azure.</w:t>
      </w:r>
    </w:p>
    <w:p w14:paraId="66382D9D" w14:textId="03085518" w:rsidR="00B34B45" w:rsidRDefault="00B34B45" w:rsidP="00B34B45">
      <w:pPr>
        <w:pStyle w:val="NormalWeb"/>
        <w:shd w:val="clear" w:color="auto" w:fill="FFFFFF"/>
        <w:rPr>
          <w:rFonts w:ascii="Segoe UI" w:hAnsi="Segoe UI" w:cs="Segoe UI"/>
          <w:color w:val="171717"/>
        </w:rPr>
      </w:pPr>
      <w:r>
        <w:rPr>
          <w:rFonts w:ascii="Segoe UI" w:hAnsi="Segoe UI" w:cs="Segoe UI"/>
          <w:noProof/>
          <w:color w:val="171717"/>
        </w:rPr>
        <w:drawing>
          <wp:inline distT="0" distB="0" distL="0" distR="0" wp14:anchorId="1BACEB7D" wp14:editId="5BB67DE3">
            <wp:extent cx="5943600" cy="3569335"/>
            <wp:effectExtent l="0" t="0" r="0" b="0"/>
            <wp:docPr id="12" name="Picture 12" descr="View Pod metric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ew Pod metrics exampl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569335"/>
                    </a:xfrm>
                    <a:prstGeom prst="rect">
                      <a:avLst/>
                    </a:prstGeom>
                    <a:noFill/>
                    <a:ln>
                      <a:noFill/>
                    </a:ln>
                  </pic:spPr>
                </pic:pic>
              </a:graphicData>
            </a:graphic>
          </wp:inline>
        </w:drawing>
      </w:r>
    </w:p>
    <w:p w14:paraId="4935CD32" w14:textId="029A1C74" w:rsidR="00B75A0A" w:rsidRPr="00B75A0A" w:rsidRDefault="00B75A0A" w:rsidP="00DD2881">
      <w:pPr>
        <w:rPr>
          <w:rFonts w:eastAsia="Times New Roman"/>
          <w:sz w:val="32"/>
          <w:szCs w:val="32"/>
          <w:lang w:val="en-GB"/>
        </w:rPr>
      </w:pPr>
      <w:r w:rsidRPr="00B75A0A">
        <w:rPr>
          <w:rFonts w:eastAsia="Times New Roman"/>
          <w:sz w:val="32"/>
          <w:szCs w:val="32"/>
          <w:lang w:val="en-GB"/>
        </w:rPr>
        <w:t>EPILOGUE</w:t>
      </w:r>
    </w:p>
    <w:p w14:paraId="6D424DAD" w14:textId="23AAE741" w:rsidR="00B75A0A" w:rsidRDefault="00B75A0A" w:rsidP="00DD2881">
      <w:pPr>
        <w:rPr>
          <w:rFonts w:eastAsia="Times New Roman"/>
          <w:lang w:val="en-GB"/>
        </w:rPr>
      </w:pPr>
    </w:p>
    <w:p w14:paraId="6E766753" w14:textId="04E609E5" w:rsidR="00B75A0A" w:rsidRPr="00B75A0A" w:rsidRDefault="00B75A0A" w:rsidP="00DD2881">
      <w:pPr>
        <w:rPr>
          <w:rFonts w:eastAsia="Times New Roman"/>
          <w:b/>
          <w:bCs/>
          <w:lang w:val="en-GB"/>
        </w:rPr>
      </w:pPr>
      <w:r w:rsidRPr="00B75A0A">
        <w:rPr>
          <w:rFonts w:eastAsia="Times New Roman"/>
          <w:b/>
          <w:bCs/>
          <w:lang w:val="en-GB"/>
        </w:rPr>
        <w:t>THANK YOU</w:t>
      </w:r>
    </w:p>
    <w:p w14:paraId="674DBA63" w14:textId="6703F5A6" w:rsidR="00B75A0A" w:rsidRDefault="00B75A0A" w:rsidP="00DD2881">
      <w:pPr>
        <w:rPr>
          <w:rFonts w:eastAsia="Times New Roman"/>
          <w:lang w:val="en-GB"/>
        </w:rPr>
      </w:pPr>
      <w:r>
        <w:rPr>
          <w:rFonts w:eastAsia="Times New Roman"/>
          <w:lang w:val="en-GB"/>
        </w:rPr>
        <w:t>Congratulations! You made it through the end!</w:t>
      </w:r>
    </w:p>
    <w:p w14:paraId="1DF3C616" w14:textId="0179033B" w:rsidR="00B75A0A" w:rsidRDefault="00B75A0A" w:rsidP="00DD2881">
      <w:pPr>
        <w:rPr>
          <w:rFonts w:eastAsia="Times New Roman"/>
          <w:lang w:val="en-GB"/>
        </w:rPr>
      </w:pPr>
      <w:r>
        <w:rPr>
          <w:rFonts w:eastAsia="Times New Roman"/>
          <w:lang w:val="en-GB"/>
        </w:rPr>
        <w:t>Thank you for taking this lab!</w:t>
      </w:r>
    </w:p>
    <w:p w14:paraId="1A7D983F" w14:textId="5F466A00" w:rsidR="00B75A0A" w:rsidRDefault="00B75A0A" w:rsidP="00DD2881">
      <w:pPr>
        <w:rPr>
          <w:rFonts w:eastAsia="Times New Roman"/>
          <w:lang w:val="en-GB"/>
        </w:rPr>
      </w:pPr>
    </w:p>
    <w:p w14:paraId="2B5D616C" w14:textId="483CBCAF" w:rsidR="00B75A0A" w:rsidRDefault="00B75A0A" w:rsidP="00DD2881">
      <w:pPr>
        <w:rPr>
          <w:rFonts w:eastAsia="Times New Roman"/>
          <w:lang w:val="en-GB"/>
        </w:rPr>
      </w:pPr>
      <w:r>
        <w:rPr>
          <w:rFonts w:eastAsia="Times New Roman"/>
          <w:lang w:val="en-GB"/>
        </w:rPr>
        <w:t>We enjoyed developing the lab and we sincerely hope it met your expectations!</w:t>
      </w:r>
    </w:p>
    <w:p w14:paraId="539460B7" w14:textId="642AAAD3" w:rsidR="00B75A0A" w:rsidRDefault="00B75A0A" w:rsidP="00DD2881">
      <w:pPr>
        <w:rPr>
          <w:rFonts w:eastAsia="Times New Roman"/>
          <w:lang w:val="en-GB"/>
        </w:rPr>
      </w:pPr>
      <w:r>
        <w:rPr>
          <w:rFonts w:eastAsia="Times New Roman"/>
          <w:lang w:val="en-GB"/>
        </w:rPr>
        <w:t>The exercise in the lab were meant to touch base with some new trending technologies in the Azure function app developer’s world.</w:t>
      </w:r>
    </w:p>
    <w:p w14:paraId="275912F4" w14:textId="48CDEE27" w:rsidR="00B75A0A" w:rsidRDefault="00B75A0A" w:rsidP="00DD2881">
      <w:pPr>
        <w:rPr>
          <w:rFonts w:eastAsia="Times New Roman"/>
          <w:lang w:val="en-GB"/>
        </w:rPr>
      </w:pPr>
      <w:r>
        <w:rPr>
          <w:rFonts w:eastAsia="Times New Roman"/>
          <w:lang w:val="en-GB"/>
        </w:rPr>
        <w:t>Many of us have a strong background in developing and deploying Azure Functions app, built upon several years. Today, with all the new exciting scenarios and technologies fostered by the cloud, it is easy to feel left behind. However, even in this brand-new world, we can still rely on our own skills!</w:t>
      </w:r>
    </w:p>
    <w:p w14:paraId="26D3480D" w14:textId="53E851F1" w:rsidR="00B75A0A" w:rsidRDefault="00B75A0A" w:rsidP="00DD2881">
      <w:pPr>
        <w:rPr>
          <w:rFonts w:eastAsia="Times New Roman"/>
          <w:lang w:val="en-GB"/>
        </w:rPr>
      </w:pPr>
      <w:r>
        <w:rPr>
          <w:rFonts w:eastAsia="Times New Roman"/>
          <w:lang w:val="en-GB"/>
        </w:rPr>
        <w:t>It is the approach we sue towards developing and deploying that makes the difference!</w:t>
      </w:r>
    </w:p>
    <w:p w14:paraId="129C7CF8" w14:textId="1872F795" w:rsidR="00B75A0A" w:rsidRDefault="00B75A0A" w:rsidP="00DD2881">
      <w:pPr>
        <w:rPr>
          <w:rFonts w:eastAsia="Times New Roman"/>
          <w:lang w:val="en-GB"/>
        </w:rPr>
      </w:pPr>
    </w:p>
    <w:p w14:paraId="0D90DF88" w14:textId="240679A7" w:rsidR="00B75A0A" w:rsidRDefault="00B75A0A" w:rsidP="00DD2881">
      <w:pPr>
        <w:rPr>
          <w:rFonts w:eastAsia="Times New Roman"/>
          <w:b/>
          <w:bCs/>
          <w:lang w:val="en-GB"/>
        </w:rPr>
      </w:pPr>
      <w:r w:rsidRPr="00B75A0A">
        <w:rPr>
          <w:rFonts w:eastAsia="Times New Roman"/>
          <w:b/>
          <w:bCs/>
          <w:lang w:val="en-GB"/>
        </w:rPr>
        <w:t>LAB EVALUATION</w:t>
      </w:r>
    </w:p>
    <w:p w14:paraId="2775CDF1" w14:textId="67C4BC0E" w:rsidR="00B75A0A" w:rsidRDefault="00B75A0A" w:rsidP="00DD2881">
      <w:pPr>
        <w:rPr>
          <w:rFonts w:eastAsia="Times New Roman"/>
          <w:lang w:val="en-GB"/>
        </w:rPr>
      </w:pPr>
      <w:r>
        <w:rPr>
          <w:rFonts w:eastAsia="Times New Roman"/>
          <w:lang w:val="en-GB"/>
        </w:rPr>
        <w:t>Please take a minute to let us know what you think!</w:t>
      </w:r>
    </w:p>
    <w:p w14:paraId="016F5303" w14:textId="7BA14219" w:rsidR="00B75A0A" w:rsidRPr="00B75A0A" w:rsidRDefault="00B75A0A" w:rsidP="00DD2881">
      <w:pPr>
        <w:rPr>
          <w:rFonts w:eastAsia="Times New Roman"/>
          <w:lang w:val="en-GB"/>
        </w:rPr>
      </w:pPr>
      <w:r>
        <w:rPr>
          <w:rFonts w:eastAsia="Times New Roman"/>
          <w:lang w:val="en-GB"/>
        </w:rPr>
        <w:t>This is super important! All your comments, recommendations, suggestions or complaints are extremely important to us</w:t>
      </w:r>
      <w:r w:rsidR="00B94851">
        <w:rPr>
          <w:rFonts w:eastAsia="Times New Roman"/>
          <w:lang w:val="en-GB"/>
        </w:rPr>
        <w:t xml:space="preserve">! </w:t>
      </w:r>
      <w:r w:rsidR="0090208E">
        <w:rPr>
          <w:rFonts w:eastAsia="Times New Roman"/>
          <w:lang w:val="en-GB"/>
        </w:rPr>
        <w:t>Your</w:t>
      </w:r>
      <w:r w:rsidR="00B94851">
        <w:rPr>
          <w:rFonts w:eastAsia="Times New Roman"/>
          <w:lang w:val="en-GB"/>
        </w:rPr>
        <w:t xml:space="preserve"> satisfaction is the ultimate driver that motivates us to work harder and better for the next time!</w:t>
      </w:r>
    </w:p>
    <w:p w14:paraId="43717346" w14:textId="72600B29" w:rsidR="00B75A0A" w:rsidRDefault="00B75A0A" w:rsidP="00DD2881">
      <w:pPr>
        <w:rPr>
          <w:rFonts w:eastAsia="Times New Roman"/>
          <w:lang w:val="en-GB"/>
        </w:rPr>
      </w:pPr>
    </w:p>
    <w:p w14:paraId="69990FB7" w14:textId="77777777" w:rsidR="00B75A0A" w:rsidRDefault="00B75A0A" w:rsidP="00DD2881">
      <w:pPr>
        <w:rPr>
          <w:rFonts w:eastAsia="Times New Roman"/>
          <w:lang w:val="en-GB"/>
        </w:rPr>
      </w:pPr>
    </w:p>
    <w:p w14:paraId="1F4B4BB1" w14:textId="77777777" w:rsidR="00B75A0A" w:rsidRDefault="00B75A0A" w:rsidP="00DD2881">
      <w:pPr>
        <w:rPr>
          <w:rFonts w:eastAsia="Times New Roman"/>
          <w:lang w:val="en-GB"/>
        </w:rPr>
      </w:pPr>
    </w:p>
    <w:p w14:paraId="17E87C67" w14:textId="4CF9338A" w:rsidR="00945B11" w:rsidRDefault="00945B11" w:rsidP="00DD2881">
      <w:pPr>
        <w:rPr>
          <w:rFonts w:eastAsia="Times New Roman"/>
          <w:lang w:val="en-GB"/>
        </w:rPr>
      </w:pPr>
    </w:p>
    <w:p w14:paraId="3D017107" w14:textId="77777777" w:rsidR="009904A6" w:rsidRDefault="009904A6" w:rsidP="00DD2881">
      <w:pPr>
        <w:rPr>
          <w:rFonts w:eastAsia="Times New Roman"/>
          <w:lang w:val="en-GB"/>
        </w:rPr>
      </w:pPr>
    </w:p>
    <w:p w14:paraId="1374B7F9" w14:textId="7FC27424" w:rsidR="00945B11" w:rsidRDefault="00945B11" w:rsidP="00DD2881">
      <w:pPr>
        <w:rPr>
          <w:rFonts w:eastAsia="Times New Roman"/>
          <w:lang w:val="en-GB"/>
        </w:rPr>
      </w:pPr>
    </w:p>
    <w:sectPr w:rsidR="00945B1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2" w:author="Larry Wall (AZURE DEV)" w:date="2020-02-04T06:20:00Z" w:initials="LW(D">
    <w:p w14:paraId="25DDFA5D" w14:textId="3D21ACB6" w:rsidR="00A32C5E" w:rsidRDefault="00A32C5E">
      <w:pPr>
        <w:pStyle w:val="CommentText"/>
      </w:pPr>
      <w:r>
        <w:rPr>
          <w:rStyle w:val="CommentReference"/>
        </w:rPr>
        <w:annotationRef/>
      </w:r>
      <w:r>
        <w:t>What you are showing here, does not match your screenshot below. Actually when I changed my yaml file to what is shown on the right, it would not deploy. When I changed my yaml file back to what you see in the screenshot below, it deployed</w:t>
      </w:r>
    </w:p>
  </w:comment>
  <w:comment w:id="13" w:author="Larry Wall (AZURE DEV)" w:date="2020-02-04T06:22:00Z" w:initials="LW(D">
    <w:p w14:paraId="4FEB919E" w14:textId="088D4983" w:rsidR="00A32C5E" w:rsidRDefault="00A32C5E">
      <w:pPr>
        <w:pStyle w:val="CommentText"/>
      </w:pPr>
      <w:r>
        <w:rPr>
          <w:rStyle w:val="CommentReference"/>
        </w:rPr>
        <w:annotationRef/>
      </w:r>
      <w:r>
        <w:t xml:space="preserve">Before I could run this </w:t>
      </w:r>
      <w:r>
        <w:t xml:space="preserve">command I had to run </w:t>
      </w:r>
      <w:r>
        <w:t>az login</w:t>
      </w:r>
    </w:p>
  </w:comment>
  <w:comment w:id="20" w:author="Larry Wall (AZURE DEV)" w:date="2020-02-04T06:08:00Z" w:initials="LW(D">
    <w:p w14:paraId="3B908924" w14:textId="47EB385C" w:rsidR="00FE23BF" w:rsidRDefault="00FE23BF">
      <w:pPr>
        <w:pStyle w:val="CommentText"/>
      </w:pPr>
      <w:r>
        <w:rPr>
          <w:rStyle w:val="CommentReference"/>
        </w:rPr>
        <w:annotationRef/>
      </w:r>
      <w:r>
        <w:t xml:space="preserve">Before I successful could run this </w:t>
      </w:r>
      <w:r>
        <w:t xml:space="preserve">command I had to do </w:t>
      </w:r>
      <w:r w:rsidR="000A3242">
        <w:t xml:space="preserve">‘docker login </w:t>
      </w:r>
      <w:r w:rsidR="000A3242">
        <w:t>etc</w:t>
      </w:r>
    </w:p>
    <w:p w14:paraId="40BB46EB" w14:textId="4978D502" w:rsidR="000A3242" w:rsidRDefault="000A3242">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5DDFA5D" w15:done="0"/>
  <w15:commentEx w15:paraId="4FEB919E" w15:done="0"/>
  <w15:commentEx w15:paraId="40BB46E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5DDFA5D" w16cid:durableId="21E38BBA"/>
  <w16cid:commentId w16cid:paraId="4FEB919E" w16cid:durableId="21E38C30"/>
  <w16cid:commentId w16cid:paraId="40BB46EB" w16cid:durableId="21E388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3CB27E" w14:textId="77777777" w:rsidR="00264E73" w:rsidRDefault="00264E73" w:rsidP="009370CB">
      <w:pPr>
        <w:spacing w:after="0" w:line="240" w:lineRule="auto"/>
      </w:pPr>
      <w:r>
        <w:separator/>
      </w:r>
    </w:p>
  </w:endnote>
  <w:endnote w:type="continuationSeparator" w:id="0">
    <w:p w14:paraId="05FE068D" w14:textId="77777777" w:rsidR="00264E73" w:rsidRDefault="00264E73" w:rsidP="009370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5C15D4" w14:textId="77777777" w:rsidR="00264E73" w:rsidRDefault="00264E73" w:rsidP="009370CB">
      <w:pPr>
        <w:spacing w:after="0" w:line="240" w:lineRule="auto"/>
      </w:pPr>
      <w:r>
        <w:separator/>
      </w:r>
    </w:p>
  </w:footnote>
  <w:footnote w:type="continuationSeparator" w:id="0">
    <w:p w14:paraId="4781DC46" w14:textId="77777777" w:rsidR="00264E73" w:rsidRDefault="00264E73" w:rsidP="009370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C07A4"/>
    <w:multiLevelType w:val="hybridMultilevel"/>
    <w:tmpl w:val="4B9AB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E202BD"/>
    <w:multiLevelType w:val="hybridMultilevel"/>
    <w:tmpl w:val="6742C976"/>
    <w:lvl w:ilvl="0" w:tplc="6AA82D2C">
      <w:start w:val="1"/>
      <w:numFmt w:val="decimal"/>
      <w:lvlText w:val="%1."/>
      <w:lvlJc w:val="left"/>
      <w:pPr>
        <w:ind w:left="720" w:hanging="360"/>
      </w:pPr>
      <w:rPr>
        <w:rFonts w:eastAsia="Times New Roman"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E33E7E"/>
    <w:multiLevelType w:val="hybridMultilevel"/>
    <w:tmpl w:val="3AECD9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E1E3FA5"/>
    <w:multiLevelType w:val="multilevel"/>
    <w:tmpl w:val="AD7E68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F433A65"/>
    <w:multiLevelType w:val="hybridMultilevel"/>
    <w:tmpl w:val="DAFA4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39151E"/>
    <w:multiLevelType w:val="multilevel"/>
    <w:tmpl w:val="C8CA9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C37307"/>
    <w:multiLevelType w:val="hybridMultilevel"/>
    <w:tmpl w:val="3B7EDF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8009BA"/>
    <w:multiLevelType w:val="hybridMultilevel"/>
    <w:tmpl w:val="1592CC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4F2C00"/>
    <w:multiLevelType w:val="multilevel"/>
    <w:tmpl w:val="8E82B3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1B87D89"/>
    <w:multiLevelType w:val="multilevel"/>
    <w:tmpl w:val="999C6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49C5D21"/>
    <w:multiLevelType w:val="hybridMultilevel"/>
    <w:tmpl w:val="F0FEE6FC"/>
    <w:lvl w:ilvl="0" w:tplc="007859E4">
      <w:start w:val="1"/>
      <w:numFmt w:val="bullet"/>
      <w:lvlText w:val=""/>
      <w:lvlJc w:val="left"/>
      <w:pPr>
        <w:tabs>
          <w:tab w:val="num" w:pos="720"/>
        </w:tabs>
        <w:ind w:left="720" w:hanging="360"/>
      </w:pPr>
      <w:rPr>
        <w:rFonts w:ascii="Wingdings" w:hAnsi="Wingdings" w:hint="default"/>
      </w:rPr>
    </w:lvl>
    <w:lvl w:ilvl="1" w:tplc="1152EB1A" w:tentative="1">
      <w:start w:val="1"/>
      <w:numFmt w:val="bullet"/>
      <w:lvlText w:val=""/>
      <w:lvlJc w:val="left"/>
      <w:pPr>
        <w:tabs>
          <w:tab w:val="num" w:pos="1440"/>
        </w:tabs>
        <w:ind w:left="1440" w:hanging="360"/>
      </w:pPr>
      <w:rPr>
        <w:rFonts w:ascii="Wingdings" w:hAnsi="Wingdings" w:hint="default"/>
      </w:rPr>
    </w:lvl>
    <w:lvl w:ilvl="2" w:tplc="FD0EC448" w:tentative="1">
      <w:start w:val="1"/>
      <w:numFmt w:val="bullet"/>
      <w:lvlText w:val=""/>
      <w:lvlJc w:val="left"/>
      <w:pPr>
        <w:tabs>
          <w:tab w:val="num" w:pos="2160"/>
        </w:tabs>
        <w:ind w:left="2160" w:hanging="360"/>
      </w:pPr>
      <w:rPr>
        <w:rFonts w:ascii="Wingdings" w:hAnsi="Wingdings" w:hint="default"/>
      </w:rPr>
    </w:lvl>
    <w:lvl w:ilvl="3" w:tplc="ADD0A0BE" w:tentative="1">
      <w:start w:val="1"/>
      <w:numFmt w:val="bullet"/>
      <w:lvlText w:val=""/>
      <w:lvlJc w:val="left"/>
      <w:pPr>
        <w:tabs>
          <w:tab w:val="num" w:pos="2880"/>
        </w:tabs>
        <w:ind w:left="2880" w:hanging="360"/>
      </w:pPr>
      <w:rPr>
        <w:rFonts w:ascii="Wingdings" w:hAnsi="Wingdings" w:hint="default"/>
      </w:rPr>
    </w:lvl>
    <w:lvl w:ilvl="4" w:tplc="2016738C" w:tentative="1">
      <w:start w:val="1"/>
      <w:numFmt w:val="bullet"/>
      <w:lvlText w:val=""/>
      <w:lvlJc w:val="left"/>
      <w:pPr>
        <w:tabs>
          <w:tab w:val="num" w:pos="3600"/>
        </w:tabs>
        <w:ind w:left="3600" w:hanging="360"/>
      </w:pPr>
      <w:rPr>
        <w:rFonts w:ascii="Wingdings" w:hAnsi="Wingdings" w:hint="default"/>
      </w:rPr>
    </w:lvl>
    <w:lvl w:ilvl="5" w:tplc="217847C6" w:tentative="1">
      <w:start w:val="1"/>
      <w:numFmt w:val="bullet"/>
      <w:lvlText w:val=""/>
      <w:lvlJc w:val="left"/>
      <w:pPr>
        <w:tabs>
          <w:tab w:val="num" w:pos="4320"/>
        </w:tabs>
        <w:ind w:left="4320" w:hanging="360"/>
      </w:pPr>
      <w:rPr>
        <w:rFonts w:ascii="Wingdings" w:hAnsi="Wingdings" w:hint="default"/>
      </w:rPr>
    </w:lvl>
    <w:lvl w:ilvl="6" w:tplc="ED20825E" w:tentative="1">
      <w:start w:val="1"/>
      <w:numFmt w:val="bullet"/>
      <w:lvlText w:val=""/>
      <w:lvlJc w:val="left"/>
      <w:pPr>
        <w:tabs>
          <w:tab w:val="num" w:pos="5040"/>
        </w:tabs>
        <w:ind w:left="5040" w:hanging="360"/>
      </w:pPr>
      <w:rPr>
        <w:rFonts w:ascii="Wingdings" w:hAnsi="Wingdings" w:hint="default"/>
      </w:rPr>
    </w:lvl>
    <w:lvl w:ilvl="7" w:tplc="D0560A92" w:tentative="1">
      <w:start w:val="1"/>
      <w:numFmt w:val="bullet"/>
      <w:lvlText w:val=""/>
      <w:lvlJc w:val="left"/>
      <w:pPr>
        <w:tabs>
          <w:tab w:val="num" w:pos="5760"/>
        </w:tabs>
        <w:ind w:left="5760" w:hanging="360"/>
      </w:pPr>
      <w:rPr>
        <w:rFonts w:ascii="Wingdings" w:hAnsi="Wingdings" w:hint="default"/>
      </w:rPr>
    </w:lvl>
    <w:lvl w:ilvl="8" w:tplc="D1147D78"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BC64259"/>
    <w:multiLevelType w:val="multilevel"/>
    <w:tmpl w:val="20B05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C80101F"/>
    <w:multiLevelType w:val="hybridMultilevel"/>
    <w:tmpl w:val="50AE8A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DF6364"/>
    <w:multiLevelType w:val="hybridMultilevel"/>
    <w:tmpl w:val="5C4AF6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4" w15:restartNumberingAfterBreak="0">
    <w:nsid w:val="527F2621"/>
    <w:multiLevelType w:val="hybridMultilevel"/>
    <w:tmpl w:val="CC72D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A53E96"/>
    <w:multiLevelType w:val="hybridMultilevel"/>
    <w:tmpl w:val="6F4074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9058C5"/>
    <w:multiLevelType w:val="hybridMultilevel"/>
    <w:tmpl w:val="8F8C94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20137C"/>
    <w:multiLevelType w:val="multilevel"/>
    <w:tmpl w:val="64AC98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3AC1617"/>
    <w:multiLevelType w:val="hybridMultilevel"/>
    <w:tmpl w:val="47F4B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5FA00CC"/>
    <w:multiLevelType w:val="hybridMultilevel"/>
    <w:tmpl w:val="853027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D3C6493"/>
    <w:multiLevelType w:val="hybridMultilevel"/>
    <w:tmpl w:val="76785722"/>
    <w:lvl w:ilvl="0" w:tplc="CDC6B3E8">
      <w:start w:val="1"/>
      <w:numFmt w:val="lowerLetter"/>
      <w:lvlText w:val="%1."/>
      <w:lvlJc w:val="left"/>
      <w:pPr>
        <w:ind w:left="720" w:hanging="360"/>
      </w:pPr>
      <w:rPr>
        <w:rFonts w:asciiTheme="minorHAnsi" w:eastAsia="Times New Roman" w:hAnsiTheme="minorHAnsi" w:cstheme="minorBid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3B23C24"/>
    <w:multiLevelType w:val="hybridMultilevel"/>
    <w:tmpl w:val="FECA56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3CE7CF5"/>
    <w:multiLevelType w:val="hybridMultilevel"/>
    <w:tmpl w:val="993AB8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8D2730E"/>
    <w:multiLevelType w:val="multilevel"/>
    <w:tmpl w:val="6E46F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A15430B"/>
    <w:multiLevelType w:val="multilevel"/>
    <w:tmpl w:val="73DC1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BCB6C56"/>
    <w:multiLevelType w:val="hybridMultilevel"/>
    <w:tmpl w:val="BCFED8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13"/>
  </w:num>
  <w:num w:numId="4">
    <w:abstractNumId w:val="14"/>
  </w:num>
  <w:num w:numId="5">
    <w:abstractNumId w:val="10"/>
  </w:num>
  <w:num w:numId="6">
    <w:abstractNumId w:val="1"/>
  </w:num>
  <w:num w:numId="7">
    <w:abstractNumId w:val="4"/>
  </w:num>
  <w:num w:numId="8">
    <w:abstractNumId w:val="25"/>
  </w:num>
  <w:num w:numId="9">
    <w:abstractNumId w:val="19"/>
  </w:num>
  <w:num w:numId="10">
    <w:abstractNumId w:val="18"/>
  </w:num>
  <w:num w:numId="11">
    <w:abstractNumId w:val="21"/>
  </w:num>
  <w:num w:numId="12">
    <w:abstractNumId w:val="5"/>
  </w:num>
  <w:num w:numId="13">
    <w:abstractNumId w:val="11"/>
  </w:num>
  <w:num w:numId="14">
    <w:abstractNumId w:val="22"/>
  </w:num>
  <w:num w:numId="15">
    <w:abstractNumId w:val="20"/>
  </w:num>
  <w:num w:numId="16">
    <w:abstractNumId w:val="0"/>
  </w:num>
  <w:num w:numId="17">
    <w:abstractNumId w:val="24"/>
  </w:num>
  <w:num w:numId="18">
    <w:abstractNumId w:val="23"/>
  </w:num>
  <w:num w:numId="19">
    <w:abstractNumId w:val="9"/>
  </w:num>
  <w:num w:numId="20">
    <w:abstractNumId w:val="7"/>
  </w:num>
  <w:num w:numId="21">
    <w:abstractNumId w:val="15"/>
  </w:num>
  <w:num w:numId="22">
    <w:abstractNumId w:val="12"/>
  </w:num>
  <w:num w:numId="23">
    <w:abstractNumId w:val="16"/>
  </w:num>
  <w:num w:numId="24">
    <w:abstractNumId w:val="17"/>
  </w:num>
  <w:num w:numId="25">
    <w:abstractNumId w:val="3"/>
  </w:num>
  <w:num w:numId="26">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Finbar Ryan">
    <w15:presenceInfo w15:providerId="AD" w15:userId="S::finbarr@microsoft.com::4ee102a0-d75e-4a96-9a3c-d9bc9955a40e"/>
  </w15:person>
  <w15:person w15:author="Larry Wall (AZURE DEV)">
    <w15:presenceInfo w15:providerId="AD" w15:userId="S::larrywa@microsoft.com::ba52129d-6d9c-4f3f-a5a7-543decacb3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trackRevisions/>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70CB"/>
    <w:rsid w:val="000073C2"/>
    <w:rsid w:val="0004775D"/>
    <w:rsid w:val="000A3242"/>
    <w:rsid w:val="000B10DE"/>
    <w:rsid w:val="00116837"/>
    <w:rsid w:val="00125889"/>
    <w:rsid w:val="001B794F"/>
    <w:rsid w:val="00255772"/>
    <w:rsid w:val="00264E73"/>
    <w:rsid w:val="002E6E3A"/>
    <w:rsid w:val="002F3D5E"/>
    <w:rsid w:val="00340A16"/>
    <w:rsid w:val="00352BA4"/>
    <w:rsid w:val="00367515"/>
    <w:rsid w:val="003949D8"/>
    <w:rsid w:val="003B369A"/>
    <w:rsid w:val="003B4E0D"/>
    <w:rsid w:val="0042602C"/>
    <w:rsid w:val="00444298"/>
    <w:rsid w:val="00486AD3"/>
    <w:rsid w:val="00486F41"/>
    <w:rsid w:val="004A3BB5"/>
    <w:rsid w:val="004A4BDF"/>
    <w:rsid w:val="0055317E"/>
    <w:rsid w:val="005651D7"/>
    <w:rsid w:val="005D01BD"/>
    <w:rsid w:val="005D5295"/>
    <w:rsid w:val="005D76EE"/>
    <w:rsid w:val="006556AF"/>
    <w:rsid w:val="006A784E"/>
    <w:rsid w:val="0071712A"/>
    <w:rsid w:val="00722078"/>
    <w:rsid w:val="00724E22"/>
    <w:rsid w:val="007B249C"/>
    <w:rsid w:val="00805B52"/>
    <w:rsid w:val="00806562"/>
    <w:rsid w:val="008078FD"/>
    <w:rsid w:val="008326B5"/>
    <w:rsid w:val="00842F37"/>
    <w:rsid w:val="00844BAF"/>
    <w:rsid w:val="00845F16"/>
    <w:rsid w:val="008E07E2"/>
    <w:rsid w:val="0090208E"/>
    <w:rsid w:val="009370CB"/>
    <w:rsid w:val="00937877"/>
    <w:rsid w:val="00940C43"/>
    <w:rsid w:val="00945B11"/>
    <w:rsid w:val="009904A6"/>
    <w:rsid w:val="009B031D"/>
    <w:rsid w:val="00A32C5E"/>
    <w:rsid w:val="00A508F2"/>
    <w:rsid w:val="00A64F64"/>
    <w:rsid w:val="00AD1F03"/>
    <w:rsid w:val="00AE0F02"/>
    <w:rsid w:val="00B34B45"/>
    <w:rsid w:val="00B37A80"/>
    <w:rsid w:val="00B6178F"/>
    <w:rsid w:val="00B75A0A"/>
    <w:rsid w:val="00B8005D"/>
    <w:rsid w:val="00B94851"/>
    <w:rsid w:val="00C8104C"/>
    <w:rsid w:val="00C94275"/>
    <w:rsid w:val="00D001A1"/>
    <w:rsid w:val="00D00ACF"/>
    <w:rsid w:val="00D230CD"/>
    <w:rsid w:val="00D32C02"/>
    <w:rsid w:val="00D531BE"/>
    <w:rsid w:val="00D57FC6"/>
    <w:rsid w:val="00DD2881"/>
    <w:rsid w:val="00E27E52"/>
    <w:rsid w:val="00E66CE9"/>
    <w:rsid w:val="00E7112F"/>
    <w:rsid w:val="00E76B3E"/>
    <w:rsid w:val="00E8054A"/>
    <w:rsid w:val="00F1663E"/>
    <w:rsid w:val="00F63020"/>
    <w:rsid w:val="00FA399F"/>
    <w:rsid w:val="00FD2376"/>
    <w:rsid w:val="00FD33F5"/>
    <w:rsid w:val="00FE23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8A4B102"/>
  <w15:chartTrackingRefBased/>
  <w15:docId w15:val="{ECC6312B-3F35-477F-810E-7F760D750D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B34B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27E5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8078FD"/>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6">
    <w:name w:val="heading 6"/>
    <w:basedOn w:val="Normal"/>
    <w:next w:val="Normal"/>
    <w:link w:val="Heading6Char"/>
    <w:uiPriority w:val="9"/>
    <w:semiHidden/>
    <w:unhideWhenUsed/>
    <w:qFormat/>
    <w:rsid w:val="00E27E52"/>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794F"/>
    <w:pPr>
      <w:ind w:left="720"/>
      <w:contextualSpacing/>
    </w:pPr>
  </w:style>
  <w:style w:type="paragraph" w:styleId="Header">
    <w:name w:val="header"/>
    <w:basedOn w:val="Normal"/>
    <w:link w:val="HeaderChar"/>
    <w:uiPriority w:val="99"/>
    <w:unhideWhenUsed/>
    <w:rsid w:val="00F630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3020"/>
  </w:style>
  <w:style w:type="paragraph" w:styleId="Footer">
    <w:name w:val="footer"/>
    <w:basedOn w:val="Normal"/>
    <w:link w:val="FooterChar"/>
    <w:uiPriority w:val="99"/>
    <w:unhideWhenUsed/>
    <w:rsid w:val="00F630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3020"/>
  </w:style>
  <w:style w:type="character" w:customStyle="1" w:styleId="Heading4Char">
    <w:name w:val="Heading 4 Char"/>
    <w:basedOn w:val="DefaultParagraphFont"/>
    <w:link w:val="Heading4"/>
    <w:uiPriority w:val="9"/>
    <w:rsid w:val="008078FD"/>
    <w:rPr>
      <w:rFonts w:ascii="Times New Roman" w:eastAsia="Times New Roman" w:hAnsi="Times New Roman" w:cs="Times New Roman"/>
      <w:b/>
      <w:bCs/>
      <w:sz w:val="24"/>
      <w:szCs w:val="24"/>
    </w:rPr>
  </w:style>
  <w:style w:type="paragraph" w:styleId="HTMLPreformatted">
    <w:name w:val="HTML Preformatted"/>
    <w:basedOn w:val="Normal"/>
    <w:link w:val="HTMLPreformattedChar"/>
    <w:uiPriority w:val="99"/>
    <w:unhideWhenUsed/>
    <w:rsid w:val="00807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078FD"/>
    <w:rPr>
      <w:rFonts w:ascii="Courier New" w:eastAsia="Times New Roman" w:hAnsi="Courier New" w:cs="Courier New"/>
      <w:sz w:val="20"/>
      <w:szCs w:val="20"/>
    </w:rPr>
  </w:style>
  <w:style w:type="character" w:styleId="HTMLCode">
    <w:name w:val="HTML Code"/>
    <w:basedOn w:val="DefaultParagraphFont"/>
    <w:uiPriority w:val="99"/>
    <w:semiHidden/>
    <w:unhideWhenUsed/>
    <w:rsid w:val="008078FD"/>
    <w:rPr>
      <w:rFonts w:ascii="Courier New" w:eastAsia="Times New Roman" w:hAnsi="Courier New" w:cs="Courier New"/>
      <w:sz w:val="20"/>
      <w:szCs w:val="20"/>
    </w:rPr>
  </w:style>
  <w:style w:type="paragraph" w:styleId="NormalWeb">
    <w:name w:val="Normal (Web)"/>
    <w:basedOn w:val="Normal"/>
    <w:uiPriority w:val="99"/>
    <w:unhideWhenUsed/>
    <w:rsid w:val="008078F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078FD"/>
    <w:rPr>
      <w:b/>
      <w:bCs/>
    </w:rPr>
  </w:style>
  <w:style w:type="character" w:styleId="Hyperlink">
    <w:name w:val="Hyperlink"/>
    <w:basedOn w:val="DefaultParagraphFont"/>
    <w:uiPriority w:val="99"/>
    <w:unhideWhenUsed/>
    <w:rsid w:val="00806562"/>
    <w:rPr>
      <w:color w:val="0563C1" w:themeColor="hyperlink"/>
      <w:u w:val="single"/>
    </w:rPr>
  </w:style>
  <w:style w:type="character" w:styleId="UnresolvedMention">
    <w:name w:val="Unresolved Mention"/>
    <w:basedOn w:val="DefaultParagraphFont"/>
    <w:uiPriority w:val="99"/>
    <w:semiHidden/>
    <w:unhideWhenUsed/>
    <w:rsid w:val="00806562"/>
    <w:rPr>
      <w:color w:val="605E5C"/>
      <w:shd w:val="clear" w:color="auto" w:fill="E1DFDD"/>
    </w:rPr>
  </w:style>
  <w:style w:type="table" w:styleId="TableGrid">
    <w:name w:val="Table Grid"/>
    <w:basedOn w:val="TableNormal"/>
    <w:uiPriority w:val="39"/>
    <w:rsid w:val="00E66C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s">
    <w:name w:val="pl-s"/>
    <w:basedOn w:val="DefaultParagraphFont"/>
    <w:rsid w:val="004A3BB5"/>
  </w:style>
  <w:style w:type="character" w:customStyle="1" w:styleId="pl-pds">
    <w:name w:val="pl-pds"/>
    <w:basedOn w:val="DefaultParagraphFont"/>
    <w:rsid w:val="004A3BB5"/>
  </w:style>
  <w:style w:type="character" w:customStyle="1" w:styleId="pl-c1">
    <w:name w:val="pl-c1"/>
    <w:basedOn w:val="DefaultParagraphFont"/>
    <w:rsid w:val="004A3BB5"/>
  </w:style>
  <w:style w:type="character" w:customStyle="1" w:styleId="pl-ent">
    <w:name w:val="pl-ent"/>
    <w:basedOn w:val="DefaultParagraphFont"/>
    <w:rsid w:val="00A64F64"/>
  </w:style>
  <w:style w:type="character" w:customStyle="1" w:styleId="Heading3Char">
    <w:name w:val="Heading 3 Char"/>
    <w:basedOn w:val="DefaultParagraphFont"/>
    <w:link w:val="Heading3"/>
    <w:uiPriority w:val="9"/>
    <w:semiHidden/>
    <w:rsid w:val="00E27E52"/>
    <w:rPr>
      <w:rFonts w:asciiTheme="majorHAnsi" w:eastAsiaTheme="majorEastAsia" w:hAnsiTheme="majorHAnsi" w:cstheme="majorBidi"/>
      <w:color w:val="1F3763" w:themeColor="accent1" w:themeShade="7F"/>
      <w:sz w:val="24"/>
      <w:szCs w:val="24"/>
    </w:rPr>
  </w:style>
  <w:style w:type="character" w:customStyle="1" w:styleId="Heading6Char">
    <w:name w:val="Heading 6 Char"/>
    <w:basedOn w:val="DefaultParagraphFont"/>
    <w:link w:val="Heading6"/>
    <w:uiPriority w:val="9"/>
    <w:semiHidden/>
    <w:rsid w:val="00E27E52"/>
    <w:rPr>
      <w:rFonts w:asciiTheme="majorHAnsi" w:eastAsiaTheme="majorEastAsia" w:hAnsiTheme="majorHAnsi" w:cstheme="majorBidi"/>
      <w:color w:val="1F3763" w:themeColor="accent1" w:themeShade="7F"/>
    </w:rPr>
  </w:style>
  <w:style w:type="character" w:customStyle="1" w:styleId="Heading2Char">
    <w:name w:val="Heading 2 Char"/>
    <w:basedOn w:val="DefaultParagraphFont"/>
    <w:link w:val="Heading2"/>
    <w:uiPriority w:val="9"/>
    <w:semiHidden/>
    <w:rsid w:val="00B34B45"/>
    <w:rPr>
      <w:rFonts w:asciiTheme="majorHAnsi" w:eastAsiaTheme="majorEastAsia" w:hAnsiTheme="majorHAnsi" w:cstheme="majorBidi"/>
      <w:color w:val="2F5496" w:themeColor="accent1" w:themeShade="BF"/>
      <w:sz w:val="26"/>
      <w:szCs w:val="26"/>
    </w:rPr>
  </w:style>
  <w:style w:type="paragraph" w:customStyle="1" w:styleId="alert-title">
    <w:name w:val="alert-title"/>
    <w:basedOn w:val="Normal"/>
    <w:rsid w:val="00B34B4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xxmsonormal">
    <w:name w:val="xxxmsonormal"/>
    <w:basedOn w:val="Normal"/>
    <w:rsid w:val="009904A6"/>
    <w:pPr>
      <w:spacing w:after="0" w:line="240" w:lineRule="auto"/>
    </w:pPr>
    <w:rPr>
      <w:rFonts w:ascii="Calibri" w:hAnsi="Calibri" w:cs="Calibri"/>
    </w:rPr>
  </w:style>
  <w:style w:type="paragraph" w:customStyle="1" w:styleId="xxxmsolistparagraph">
    <w:name w:val="xxxmsolistparagraph"/>
    <w:basedOn w:val="Normal"/>
    <w:rsid w:val="009904A6"/>
    <w:pPr>
      <w:spacing w:after="0" w:line="240" w:lineRule="auto"/>
      <w:ind w:left="720"/>
    </w:pPr>
    <w:rPr>
      <w:rFonts w:ascii="Calibri" w:hAnsi="Calibri" w:cs="Calibri"/>
    </w:rPr>
  </w:style>
  <w:style w:type="character" w:styleId="FollowedHyperlink">
    <w:name w:val="FollowedHyperlink"/>
    <w:basedOn w:val="DefaultParagraphFont"/>
    <w:uiPriority w:val="99"/>
    <w:semiHidden/>
    <w:unhideWhenUsed/>
    <w:rsid w:val="009904A6"/>
    <w:rPr>
      <w:color w:val="954F72" w:themeColor="followedHyperlink"/>
      <w:u w:val="single"/>
    </w:rPr>
  </w:style>
  <w:style w:type="character" w:customStyle="1" w:styleId="hljs-attr">
    <w:name w:val="hljs-attr"/>
    <w:basedOn w:val="DefaultParagraphFont"/>
    <w:rsid w:val="00367515"/>
  </w:style>
  <w:style w:type="character" w:customStyle="1" w:styleId="hljs-string">
    <w:name w:val="hljs-string"/>
    <w:basedOn w:val="DefaultParagraphFont"/>
    <w:rsid w:val="00367515"/>
  </w:style>
  <w:style w:type="character" w:styleId="CommentReference">
    <w:name w:val="annotation reference"/>
    <w:basedOn w:val="DefaultParagraphFont"/>
    <w:uiPriority w:val="99"/>
    <w:semiHidden/>
    <w:unhideWhenUsed/>
    <w:rsid w:val="00FE23BF"/>
    <w:rPr>
      <w:sz w:val="16"/>
      <w:szCs w:val="16"/>
    </w:rPr>
  </w:style>
  <w:style w:type="paragraph" w:styleId="CommentText">
    <w:name w:val="annotation text"/>
    <w:basedOn w:val="Normal"/>
    <w:link w:val="CommentTextChar"/>
    <w:uiPriority w:val="99"/>
    <w:semiHidden/>
    <w:unhideWhenUsed/>
    <w:rsid w:val="00FE23BF"/>
    <w:pPr>
      <w:spacing w:line="240" w:lineRule="auto"/>
    </w:pPr>
    <w:rPr>
      <w:sz w:val="20"/>
      <w:szCs w:val="20"/>
    </w:rPr>
  </w:style>
  <w:style w:type="character" w:customStyle="1" w:styleId="CommentTextChar">
    <w:name w:val="Comment Text Char"/>
    <w:basedOn w:val="DefaultParagraphFont"/>
    <w:link w:val="CommentText"/>
    <w:uiPriority w:val="99"/>
    <w:semiHidden/>
    <w:rsid w:val="00FE23BF"/>
    <w:rPr>
      <w:sz w:val="20"/>
      <w:szCs w:val="20"/>
    </w:rPr>
  </w:style>
  <w:style w:type="paragraph" w:styleId="CommentSubject">
    <w:name w:val="annotation subject"/>
    <w:basedOn w:val="CommentText"/>
    <w:next w:val="CommentText"/>
    <w:link w:val="CommentSubjectChar"/>
    <w:uiPriority w:val="99"/>
    <w:semiHidden/>
    <w:unhideWhenUsed/>
    <w:rsid w:val="00FE23BF"/>
    <w:rPr>
      <w:b/>
      <w:bCs/>
    </w:rPr>
  </w:style>
  <w:style w:type="character" w:customStyle="1" w:styleId="CommentSubjectChar">
    <w:name w:val="Comment Subject Char"/>
    <w:basedOn w:val="CommentTextChar"/>
    <w:link w:val="CommentSubject"/>
    <w:uiPriority w:val="99"/>
    <w:semiHidden/>
    <w:rsid w:val="00FE23BF"/>
    <w:rPr>
      <w:b/>
      <w:bCs/>
      <w:sz w:val="20"/>
      <w:szCs w:val="20"/>
    </w:rPr>
  </w:style>
  <w:style w:type="paragraph" w:styleId="BalloonText">
    <w:name w:val="Balloon Text"/>
    <w:basedOn w:val="Normal"/>
    <w:link w:val="BalloonTextChar"/>
    <w:uiPriority w:val="99"/>
    <w:semiHidden/>
    <w:unhideWhenUsed/>
    <w:rsid w:val="00FE23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E23B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6587">
      <w:bodyDiv w:val="1"/>
      <w:marLeft w:val="0"/>
      <w:marRight w:val="0"/>
      <w:marTop w:val="0"/>
      <w:marBottom w:val="0"/>
      <w:divBdr>
        <w:top w:val="none" w:sz="0" w:space="0" w:color="auto"/>
        <w:left w:val="none" w:sz="0" w:space="0" w:color="auto"/>
        <w:bottom w:val="none" w:sz="0" w:space="0" w:color="auto"/>
        <w:right w:val="none" w:sz="0" w:space="0" w:color="auto"/>
      </w:divBdr>
    </w:div>
    <w:div w:id="36438855">
      <w:bodyDiv w:val="1"/>
      <w:marLeft w:val="0"/>
      <w:marRight w:val="0"/>
      <w:marTop w:val="0"/>
      <w:marBottom w:val="0"/>
      <w:divBdr>
        <w:top w:val="none" w:sz="0" w:space="0" w:color="auto"/>
        <w:left w:val="none" w:sz="0" w:space="0" w:color="auto"/>
        <w:bottom w:val="none" w:sz="0" w:space="0" w:color="auto"/>
        <w:right w:val="none" w:sz="0" w:space="0" w:color="auto"/>
      </w:divBdr>
      <w:divsChild>
        <w:div w:id="101801764">
          <w:marLeft w:val="0"/>
          <w:marRight w:val="0"/>
          <w:marTop w:val="0"/>
          <w:marBottom w:val="240"/>
          <w:divBdr>
            <w:top w:val="none" w:sz="0" w:space="0" w:color="auto"/>
            <w:left w:val="none" w:sz="0" w:space="0" w:color="auto"/>
            <w:bottom w:val="none" w:sz="0" w:space="0" w:color="auto"/>
            <w:right w:val="none" w:sz="0" w:space="0" w:color="auto"/>
          </w:divBdr>
        </w:div>
      </w:divsChild>
    </w:div>
    <w:div w:id="312638863">
      <w:bodyDiv w:val="1"/>
      <w:marLeft w:val="0"/>
      <w:marRight w:val="0"/>
      <w:marTop w:val="0"/>
      <w:marBottom w:val="0"/>
      <w:divBdr>
        <w:top w:val="none" w:sz="0" w:space="0" w:color="auto"/>
        <w:left w:val="none" w:sz="0" w:space="0" w:color="auto"/>
        <w:bottom w:val="none" w:sz="0" w:space="0" w:color="auto"/>
        <w:right w:val="none" w:sz="0" w:space="0" w:color="auto"/>
      </w:divBdr>
      <w:divsChild>
        <w:div w:id="1202667891">
          <w:marLeft w:val="0"/>
          <w:marRight w:val="0"/>
          <w:marTop w:val="0"/>
          <w:marBottom w:val="0"/>
          <w:divBdr>
            <w:top w:val="none" w:sz="0" w:space="0" w:color="auto"/>
            <w:left w:val="none" w:sz="0" w:space="0" w:color="auto"/>
            <w:bottom w:val="none" w:sz="0" w:space="0" w:color="auto"/>
            <w:right w:val="none" w:sz="0" w:space="0" w:color="auto"/>
          </w:divBdr>
        </w:div>
        <w:div w:id="1136678075">
          <w:marLeft w:val="0"/>
          <w:marRight w:val="0"/>
          <w:marTop w:val="0"/>
          <w:marBottom w:val="0"/>
          <w:divBdr>
            <w:top w:val="none" w:sz="0" w:space="0" w:color="auto"/>
            <w:left w:val="none" w:sz="0" w:space="0" w:color="auto"/>
            <w:bottom w:val="none" w:sz="0" w:space="0" w:color="auto"/>
            <w:right w:val="none" w:sz="0" w:space="0" w:color="auto"/>
          </w:divBdr>
        </w:div>
        <w:div w:id="629626157">
          <w:marLeft w:val="0"/>
          <w:marRight w:val="0"/>
          <w:marTop w:val="240"/>
          <w:marBottom w:val="0"/>
          <w:divBdr>
            <w:top w:val="none" w:sz="0" w:space="0" w:color="auto"/>
            <w:left w:val="none" w:sz="0" w:space="0" w:color="auto"/>
            <w:bottom w:val="none" w:sz="0" w:space="0" w:color="auto"/>
            <w:right w:val="none" w:sz="0" w:space="0" w:color="auto"/>
          </w:divBdr>
        </w:div>
        <w:div w:id="1554778767">
          <w:marLeft w:val="0"/>
          <w:marRight w:val="0"/>
          <w:marTop w:val="0"/>
          <w:marBottom w:val="0"/>
          <w:divBdr>
            <w:top w:val="none" w:sz="0" w:space="0" w:color="auto"/>
            <w:left w:val="none" w:sz="0" w:space="0" w:color="auto"/>
            <w:bottom w:val="none" w:sz="0" w:space="0" w:color="auto"/>
            <w:right w:val="none" w:sz="0" w:space="0" w:color="auto"/>
          </w:divBdr>
        </w:div>
      </w:divsChild>
    </w:div>
    <w:div w:id="346101689">
      <w:bodyDiv w:val="1"/>
      <w:marLeft w:val="0"/>
      <w:marRight w:val="0"/>
      <w:marTop w:val="0"/>
      <w:marBottom w:val="0"/>
      <w:divBdr>
        <w:top w:val="none" w:sz="0" w:space="0" w:color="auto"/>
        <w:left w:val="none" w:sz="0" w:space="0" w:color="auto"/>
        <w:bottom w:val="none" w:sz="0" w:space="0" w:color="auto"/>
        <w:right w:val="none" w:sz="0" w:space="0" w:color="auto"/>
      </w:divBdr>
    </w:div>
    <w:div w:id="391201662">
      <w:bodyDiv w:val="1"/>
      <w:marLeft w:val="0"/>
      <w:marRight w:val="0"/>
      <w:marTop w:val="0"/>
      <w:marBottom w:val="0"/>
      <w:divBdr>
        <w:top w:val="none" w:sz="0" w:space="0" w:color="auto"/>
        <w:left w:val="none" w:sz="0" w:space="0" w:color="auto"/>
        <w:bottom w:val="none" w:sz="0" w:space="0" w:color="auto"/>
        <w:right w:val="none" w:sz="0" w:space="0" w:color="auto"/>
      </w:divBdr>
    </w:div>
    <w:div w:id="482284819">
      <w:bodyDiv w:val="1"/>
      <w:marLeft w:val="0"/>
      <w:marRight w:val="0"/>
      <w:marTop w:val="0"/>
      <w:marBottom w:val="0"/>
      <w:divBdr>
        <w:top w:val="none" w:sz="0" w:space="0" w:color="auto"/>
        <w:left w:val="none" w:sz="0" w:space="0" w:color="auto"/>
        <w:bottom w:val="none" w:sz="0" w:space="0" w:color="auto"/>
        <w:right w:val="none" w:sz="0" w:space="0" w:color="auto"/>
      </w:divBdr>
      <w:divsChild>
        <w:div w:id="171602496">
          <w:marLeft w:val="0"/>
          <w:marRight w:val="0"/>
          <w:marTop w:val="0"/>
          <w:marBottom w:val="240"/>
          <w:divBdr>
            <w:top w:val="none" w:sz="0" w:space="0" w:color="auto"/>
            <w:left w:val="none" w:sz="0" w:space="0" w:color="auto"/>
            <w:bottom w:val="none" w:sz="0" w:space="0" w:color="auto"/>
            <w:right w:val="none" w:sz="0" w:space="0" w:color="auto"/>
          </w:divBdr>
        </w:div>
      </w:divsChild>
    </w:div>
    <w:div w:id="564293276">
      <w:bodyDiv w:val="1"/>
      <w:marLeft w:val="0"/>
      <w:marRight w:val="0"/>
      <w:marTop w:val="0"/>
      <w:marBottom w:val="0"/>
      <w:divBdr>
        <w:top w:val="none" w:sz="0" w:space="0" w:color="auto"/>
        <w:left w:val="none" w:sz="0" w:space="0" w:color="auto"/>
        <w:bottom w:val="none" w:sz="0" w:space="0" w:color="auto"/>
        <w:right w:val="none" w:sz="0" w:space="0" w:color="auto"/>
      </w:divBdr>
      <w:divsChild>
        <w:div w:id="494539962">
          <w:marLeft w:val="0"/>
          <w:marRight w:val="0"/>
          <w:marTop w:val="0"/>
          <w:marBottom w:val="0"/>
          <w:divBdr>
            <w:top w:val="none" w:sz="0" w:space="0" w:color="auto"/>
            <w:left w:val="none" w:sz="0" w:space="0" w:color="auto"/>
            <w:bottom w:val="none" w:sz="0" w:space="0" w:color="auto"/>
            <w:right w:val="none" w:sz="0" w:space="0" w:color="auto"/>
          </w:divBdr>
          <w:divsChild>
            <w:div w:id="142645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368969">
      <w:bodyDiv w:val="1"/>
      <w:marLeft w:val="0"/>
      <w:marRight w:val="0"/>
      <w:marTop w:val="0"/>
      <w:marBottom w:val="0"/>
      <w:divBdr>
        <w:top w:val="none" w:sz="0" w:space="0" w:color="auto"/>
        <w:left w:val="none" w:sz="0" w:space="0" w:color="auto"/>
        <w:bottom w:val="none" w:sz="0" w:space="0" w:color="auto"/>
        <w:right w:val="none" w:sz="0" w:space="0" w:color="auto"/>
      </w:divBdr>
      <w:divsChild>
        <w:div w:id="2040624274">
          <w:marLeft w:val="0"/>
          <w:marRight w:val="0"/>
          <w:marTop w:val="0"/>
          <w:marBottom w:val="240"/>
          <w:divBdr>
            <w:top w:val="none" w:sz="0" w:space="0" w:color="auto"/>
            <w:left w:val="none" w:sz="0" w:space="0" w:color="auto"/>
            <w:bottom w:val="none" w:sz="0" w:space="0" w:color="auto"/>
            <w:right w:val="none" w:sz="0" w:space="0" w:color="auto"/>
          </w:divBdr>
        </w:div>
      </w:divsChild>
    </w:div>
    <w:div w:id="776097920">
      <w:bodyDiv w:val="1"/>
      <w:marLeft w:val="0"/>
      <w:marRight w:val="0"/>
      <w:marTop w:val="0"/>
      <w:marBottom w:val="0"/>
      <w:divBdr>
        <w:top w:val="none" w:sz="0" w:space="0" w:color="auto"/>
        <w:left w:val="none" w:sz="0" w:space="0" w:color="auto"/>
        <w:bottom w:val="none" w:sz="0" w:space="0" w:color="auto"/>
        <w:right w:val="none" w:sz="0" w:space="0" w:color="auto"/>
      </w:divBdr>
    </w:div>
    <w:div w:id="836574984">
      <w:bodyDiv w:val="1"/>
      <w:marLeft w:val="0"/>
      <w:marRight w:val="0"/>
      <w:marTop w:val="0"/>
      <w:marBottom w:val="0"/>
      <w:divBdr>
        <w:top w:val="none" w:sz="0" w:space="0" w:color="auto"/>
        <w:left w:val="none" w:sz="0" w:space="0" w:color="auto"/>
        <w:bottom w:val="none" w:sz="0" w:space="0" w:color="auto"/>
        <w:right w:val="none" w:sz="0" w:space="0" w:color="auto"/>
      </w:divBdr>
      <w:divsChild>
        <w:div w:id="418716275">
          <w:marLeft w:val="0"/>
          <w:marRight w:val="0"/>
          <w:marTop w:val="0"/>
          <w:marBottom w:val="0"/>
          <w:divBdr>
            <w:top w:val="none" w:sz="0" w:space="0" w:color="auto"/>
            <w:left w:val="none" w:sz="0" w:space="0" w:color="auto"/>
            <w:bottom w:val="none" w:sz="0" w:space="0" w:color="auto"/>
            <w:right w:val="none" w:sz="0" w:space="0" w:color="auto"/>
          </w:divBdr>
          <w:divsChild>
            <w:div w:id="152439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80429">
      <w:bodyDiv w:val="1"/>
      <w:marLeft w:val="0"/>
      <w:marRight w:val="0"/>
      <w:marTop w:val="0"/>
      <w:marBottom w:val="0"/>
      <w:divBdr>
        <w:top w:val="none" w:sz="0" w:space="0" w:color="auto"/>
        <w:left w:val="none" w:sz="0" w:space="0" w:color="auto"/>
        <w:bottom w:val="none" w:sz="0" w:space="0" w:color="auto"/>
        <w:right w:val="none" w:sz="0" w:space="0" w:color="auto"/>
      </w:divBdr>
      <w:divsChild>
        <w:div w:id="148981042">
          <w:marLeft w:val="0"/>
          <w:marRight w:val="0"/>
          <w:marTop w:val="0"/>
          <w:marBottom w:val="0"/>
          <w:divBdr>
            <w:top w:val="none" w:sz="0" w:space="0" w:color="auto"/>
            <w:left w:val="none" w:sz="0" w:space="0" w:color="auto"/>
            <w:bottom w:val="none" w:sz="0" w:space="0" w:color="auto"/>
            <w:right w:val="none" w:sz="0" w:space="0" w:color="auto"/>
          </w:divBdr>
          <w:divsChild>
            <w:div w:id="504904316">
              <w:marLeft w:val="0"/>
              <w:marRight w:val="0"/>
              <w:marTop w:val="0"/>
              <w:marBottom w:val="0"/>
              <w:divBdr>
                <w:top w:val="none" w:sz="0" w:space="0" w:color="auto"/>
                <w:left w:val="none" w:sz="0" w:space="0" w:color="auto"/>
                <w:bottom w:val="none" w:sz="0" w:space="0" w:color="auto"/>
                <w:right w:val="none" w:sz="0" w:space="0" w:color="auto"/>
              </w:divBdr>
            </w:div>
            <w:div w:id="900868287">
              <w:marLeft w:val="0"/>
              <w:marRight w:val="0"/>
              <w:marTop w:val="0"/>
              <w:marBottom w:val="0"/>
              <w:divBdr>
                <w:top w:val="none" w:sz="0" w:space="0" w:color="auto"/>
                <w:left w:val="none" w:sz="0" w:space="0" w:color="auto"/>
                <w:bottom w:val="none" w:sz="0" w:space="0" w:color="auto"/>
                <w:right w:val="none" w:sz="0" w:space="0" w:color="auto"/>
              </w:divBdr>
            </w:div>
            <w:div w:id="1247761703">
              <w:marLeft w:val="0"/>
              <w:marRight w:val="0"/>
              <w:marTop w:val="0"/>
              <w:marBottom w:val="0"/>
              <w:divBdr>
                <w:top w:val="none" w:sz="0" w:space="0" w:color="auto"/>
                <w:left w:val="none" w:sz="0" w:space="0" w:color="auto"/>
                <w:bottom w:val="none" w:sz="0" w:space="0" w:color="auto"/>
                <w:right w:val="none" w:sz="0" w:space="0" w:color="auto"/>
              </w:divBdr>
            </w:div>
            <w:div w:id="1815174412">
              <w:marLeft w:val="0"/>
              <w:marRight w:val="0"/>
              <w:marTop w:val="0"/>
              <w:marBottom w:val="0"/>
              <w:divBdr>
                <w:top w:val="none" w:sz="0" w:space="0" w:color="auto"/>
                <w:left w:val="none" w:sz="0" w:space="0" w:color="auto"/>
                <w:bottom w:val="none" w:sz="0" w:space="0" w:color="auto"/>
                <w:right w:val="none" w:sz="0" w:space="0" w:color="auto"/>
              </w:divBdr>
            </w:div>
            <w:div w:id="1199049495">
              <w:marLeft w:val="0"/>
              <w:marRight w:val="0"/>
              <w:marTop w:val="0"/>
              <w:marBottom w:val="0"/>
              <w:divBdr>
                <w:top w:val="none" w:sz="0" w:space="0" w:color="auto"/>
                <w:left w:val="none" w:sz="0" w:space="0" w:color="auto"/>
                <w:bottom w:val="none" w:sz="0" w:space="0" w:color="auto"/>
                <w:right w:val="none" w:sz="0" w:space="0" w:color="auto"/>
              </w:divBdr>
            </w:div>
            <w:div w:id="183934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844234">
      <w:bodyDiv w:val="1"/>
      <w:marLeft w:val="0"/>
      <w:marRight w:val="0"/>
      <w:marTop w:val="0"/>
      <w:marBottom w:val="0"/>
      <w:divBdr>
        <w:top w:val="none" w:sz="0" w:space="0" w:color="auto"/>
        <w:left w:val="none" w:sz="0" w:space="0" w:color="auto"/>
        <w:bottom w:val="none" w:sz="0" w:space="0" w:color="auto"/>
        <w:right w:val="none" w:sz="0" w:space="0" w:color="auto"/>
      </w:divBdr>
    </w:div>
    <w:div w:id="996883582">
      <w:bodyDiv w:val="1"/>
      <w:marLeft w:val="0"/>
      <w:marRight w:val="0"/>
      <w:marTop w:val="0"/>
      <w:marBottom w:val="0"/>
      <w:divBdr>
        <w:top w:val="none" w:sz="0" w:space="0" w:color="auto"/>
        <w:left w:val="none" w:sz="0" w:space="0" w:color="auto"/>
        <w:bottom w:val="none" w:sz="0" w:space="0" w:color="auto"/>
        <w:right w:val="none" w:sz="0" w:space="0" w:color="auto"/>
      </w:divBdr>
      <w:divsChild>
        <w:div w:id="2063359077">
          <w:marLeft w:val="0"/>
          <w:marRight w:val="0"/>
          <w:marTop w:val="0"/>
          <w:marBottom w:val="0"/>
          <w:divBdr>
            <w:top w:val="none" w:sz="0" w:space="0" w:color="auto"/>
            <w:left w:val="none" w:sz="0" w:space="0" w:color="auto"/>
            <w:bottom w:val="none" w:sz="0" w:space="0" w:color="auto"/>
            <w:right w:val="none" w:sz="0" w:space="0" w:color="auto"/>
          </w:divBdr>
        </w:div>
      </w:divsChild>
    </w:div>
    <w:div w:id="1078208610">
      <w:bodyDiv w:val="1"/>
      <w:marLeft w:val="0"/>
      <w:marRight w:val="0"/>
      <w:marTop w:val="0"/>
      <w:marBottom w:val="0"/>
      <w:divBdr>
        <w:top w:val="none" w:sz="0" w:space="0" w:color="auto"/>
        <w:left w:val="none" w:sz="0" w:space="0" w:color="auto"/>
        <w:bottom w:val="none" w:sz="0" w:space="0" w:color="auto"/>
        <w:right w:val="none" w:sz="0" w:space="0" w:color="auto"/>
      </w:divBdr>
    </w:div>
    <w:div w:id="1089083161">
      <w:bodyDiv w:val="1"/>
      <w:marLeft w:val="0"/>
      <w:marRight w:val="0"/>
      <w:marTop w:val="0"/>
      <w:marBottom w:val="0"/>
      <w:divBdr>
        <w:top w:val="none" w:sz="0" w:space="0" w:color="auto"/>
        <w:left w:val="none" w:sz="0" w:space="0" w:color="auto"/>
        <w:bottom w:val="none" w:sz="0" w:space="0" w:color="auto"/>
        <w:right w:val="none" w:sz="0" w:space="0" w:color="auto"/>
      </w:divBdr>
      <w:divsChild>
        <w:div w:id="2003463254">
          <w:marLeft w:val="360"/>
          <w:marRight w:val="0"/>
          <w:marTop w:val="134"/>
          <w:marBottom w:val="0"/>
          <w:divBdr>
            <w:top w:val="none" w:sz="0" w:space="0" w:color="auto"/>
            <w:left w:val="none" w:sz="0" w:space="0" w:color="auto"/>
            <w:bottom w:val="none" w:sz="0" w:space="0" w:color="auto"/>
            <w:right w:val="none" w:sz="0" w:space="0" w:color="auto"/>
          </w:divBdr>
        </w:div>
      </w:divsChild>
    </w:div>
    <w:div w:id="1119446412">
      <w:bodyDiv w:val="1"/>
      <w:marLeft w:val="0"/>
      <w:marRight w:val="0"/>
      <w:marTop w:val="0"/>
      <w:marBottom w:val="0"/>
      <w:divBdr>
        <w:top w:val="none" w:sz="0" w:space="0" w:color="auto"/>
        <w:left w:val="none" w:sz="0" w:space="0" w:color="auto"/>
        <w:bottom w:val="none" w:sz="0" w:space="0" w:color="auto"/>
        <w:right w:val="none" w:sz="0" w:space="0" w:color="auto"/>
      </w:divBdr>
      <w:divsChild>
        <w:div w:id="245578792">
          <w:marLeft w:val="0"/>
          <w:marRight w:val="0"/>
          <w:marTop w:val="0"/>
          <w:marBottom w:val="0"/>
          <w:divBdr>
            <w:top w:val="none" w:sz="0" w:space="0" w:color="auto"/>
            <w:left w:val="none" w:sz="0" w:space="0" w:color="auto"/>
            <w:bottom w:val="none" w:sz="0" w:space="0" w:color="auto"/>
            <w:right w:val="none" w:sz="0" w:space="0" w:color="auto"/>
          </w:divBdr>
        </w:div>
        <w:div w:id="1689481355">
          <w:marLeft w:val="0"/>
          <w:marRight w:val="0"/>
          <w:marTop w:val="0"/>
          <w:marBottom w:val="0"/>
          <w:divBdr>
            <w:top w:val="none" w:sz="0" w:space="0" w:color="auto"/>
            <w:left w:val="none" w:sz="0" w:space="0" w:color="auto"/>
            <w:bottom w:val="none" w:sz="0" w:space="0" w:color="auto"/>
            <w:right w:val="none" w:sz="0" w:space="0" w:color="auto"/>
          </w:divBdr>
        </w:div>
        <w:div w:id="913658997">
          <w:marLeft w:val="0"/>
          <w:marRight w:val="0"/>
          <w:marTop w:val="0"/>
          <w:marBottom w:val="0"/>
          <w:divBdr>
            <w:top w:val="none" w:sz="0" w:space="0" w:color="auto"/>
            <w:left w:val="none" w:sz="0" w:space="0" w:color="auto"/>
            <w:bottom w:val="none" w:sz="0" w:space="0" w:color="auto"/>
            <w:right w:val="none" w:sz="0" w:space="0" w:color="auto"/>
          </w:divBdr>
        </w:div>
        <w:div w:id="1017656222">
          <w:marLeft w:val="0"/>
          <w:marRight w:val="0"/>
          <w:marTop w:val="0"/>
          <w:marBottom w:val="0"/>
          <w:divBdr>
            <w:top w:val="none" w:sz="0" w:space="0" w:color="auto"/>
            <w:left w:val="none" w:sz="0" w:space="0" w:color="auto"/>
            <w:bottom w:val="none" w:sz="0" w:space="0" w:color="auto"/>
            <w:right w:val="none" w:sz="0" w:space="0" w:color="auto"/>
          </w:divBdr>
        </w:div>
        <w:div w:id="1488862062">
          <w:marLeft w:val="0"/>
          <w:marRight w:val="0"/>
          <w:marTop w:val="0"/>
          <w:marBottom w:val="0"/>
          <w:divBdr>
            <w:top w:val="none" w:sz="0" w:space="0" w:color="auto"/>
            <w:left w:val="none" w:sz="0" w:space="0" w:color="auto"/>
            <w:bottom w:val="none" w:sz="0" w:space="0" w:color="auto"/>
            <w:right w:val="none" w:sz="0" w:space="0" w:color="auto"/>
          </w:divBdr>
        </w:div>
        <w:div w:id="78018144">
          <w:marLeft w:val="0"/>
          <w:marRight w:val="0"/>
          <w:marTop w:val="0"/>
          <w:marBottom w:val="0"/>
          <w:divBdr>
            <w:top w:val="none" w:sz="0" w:space="0" w:color="auto"/>
            <w:left w:val="none" w:sz="0" w:space="0" w:color="auto"/>
            <w:bottom w:val="none" w:sz="0" w:space="0" w:color="auto"/>
            <w:right w:val="none" w:sz="0" w:space="0" w:color="auto"/>
          </w:divBdr>
        </w:div>
        <w:div w:id="1570772161">
          <w:marLeft w:val="0"/>
          <w:marRight w:val="0"/>
          <w:marTop w:val="0"/>
          <w:marBottom w:val="0"/>
          <w:divBdr>
            <w:top w:val="none" w:sz="0" w:space="0" w:color="auto"/>
            <w:left w:val="none" w:sz="0" w:space="0" w:color="auto"/>
            <w:bottom w:val="none" w:sz="0" w:space="0" w:color="auto"/>
            <w:right w:val="none" w:sz="0" w:space="0" w:color="auto"/>
          </w:divBdr>
        </w:div>
        <w:div w:id="923148091">
          <w:marLeft w:val="0"/>
          <w:marRight w:val="0"/>
          <w:marTop w:val="0"/>
          <w:marBottom w:val="0"/>
          <w:divBdr>
            <w:top w:val="none" w:sz="0" w:space="0" w:color="auto"/>
            <w:left w:val="none" w:sz="0" w:space="0" w:color="auto"/>
            <w:bottom w:val="none" w:sz="0" w:space="0" w:color="auto"/>
            <w:right w:val="none" w:sz="0" w:space="0" w:color="auto"/>
          </w:divBdr>
        </w:div>
        <w:div w:id="829753490">
          <w:marLeft w:val="0"/>
          <w:marRight w:val="0"/>
          <w:marTop w:val="0"/>
          <w:marBottom w:val="0"/>
          <w:divBdr>
            <w:top w:val="none" w:sz="0" w:space="0" w:color="auto"/>
            <w:left w:val="none" w:sz="0" w:space="0" w:color="auto"/>
            <w:bottom w:val="none" w:sz="0" w:space="0" w:color="auto"/>
            <w:right w:val="none" w:sz="0" w:space="0" w:color="auto"/>
          </w:divBdr>
        </w:div>
        <w:div w:id="1298603743">
          <w:marLeft w:val="0"/>
          <w:marRight w:val="0"/>
          <w:marTop w:val="0"/>
          <w:marBottom w:val="0"/>
          <w:divBdr>
            <w:top w:val="none" w:sz="0" w:space="0" w:color="auto"/>
            <w:left w:val="none" w:sz="0" w:space="0" w:color="auto"/>
            <w:bottom w:val="none" w:sz="0" w:space="0" w:color="auto"/>
            <w:right w:val="none" w:sz="0" w:space="0" w:color="auto"/>
          </w:divBdr>
        </w:div>
        <w:div w:id="1868106662">
          <w:marLeft w:val="0"/>
          <w:marRight w:val="0"/>
          <w:marTop w:val="0"/>
          <w:marBottom w:val="0"/>
          <w:divBdr>
            <w:top w:val="none" w:sz="0" w:space="0" w:color="auto"/>
            <w:left w:val="none" w:sz="0" w:space="0" w:color="auto"/>
            <w:bottom w:val="none" w:sz="0" w:space="0" w:color="auto"/>
            <w:right w:val="none" w:sz="0" w:space="0" w:color="auto"/>
          </w:divBdr>
        </w:div>
        <w:div w:id="1872256285">
          <w:marLeft w:val="0"/>
          <w:marRight w:val="0"/>
          <w:marTop w:val="0"/>
          <w:marBottom w:val="0"/>
          <w:divBdr>
            <w:top w:val="none" w:sz="0" w:space="0" w:color="auto"/>
            <w:left w:val="none" w:sz="0" w:space="0" w:color="auto"/>
            <w:bottom w:val="none" w:sz="0" w:space="0" w:color="auto"/>
            <w:right w:val="none" w:sz="0" w:space="0" w:color="auto"/>
          </w:divBdr>
        </w:div>
        <w:div w:id="1297907038">
          <w:marLeft w:val="0"/>
          <w:marRight w:val="0"/>
          <w:marTop w:val="0"/>
          <w:marBottom w:val="0"/>
          <w:divBdr>
            <w:top w:val="none" w:sz="0" w:space="0" w:color="auto"/>
            <w:left w:val="none" w:sz="0" w:space="0" w:color="auto"/>
            <w:bottom w:val="none" w:sz="0" w:space="0" w:color="auto"/>
            <w:right w:val="none" w:sz="0" w:space="0" w:color="auto"/>
          </w:divBdr>
        </w:div>
        <w:div w:id="924729960">
          <w:marLeft w:val="0"/>
          <w:marRight w:val="0"/>
          <w:marTop w:val="0"/>
          <w:marBottom w:val="0"/>
          <w:divBdr>
            <w:top w:val="none" w:sz="0" w:space="0" w:color="auto"/>
            <w:left w:val="none" w:sz="0" w:space="0" w:color="auto"/>
            <w:bottom w:val="none" w:sz="0" w:space="0" w:color="auto"/>
            <w:right w:val="none" w:sz="0" w:space="0" w:color="auto"/>
          </w:divBdr>
        </w:div>
        <w:div w:id="573589216">
          <w:marLeft w:val="0"/>
          <w:marRight w:val="0"/>
          <w:marTop w:val="0"/>
          <w:marBottom w:val="0"/>
          <w:divBdr>
            <w:top w:val="none" w:sz="0" w:space="0" w:color="auto"/>
            <w:left w:val="none" w:sz="0" w:space="0" w:color="auto"/>
            <w:bottom w:val="none" w:sz="0" w:space="0" w:color="auto"/>
            <w:right w:val="none" w:sz="0" w:space="0" w:color="auto"/>
          </w:divBdr>
        </w:div>
        <w:div w:id="223494976">
          <w:marLeft w:val="0"/>
          <w:marRight w:val="0"/>
          <w:marTop w:val="0"/>
          <w:marBottom w:val="0"/>
          <w:divBdr>
            <w:top w:val="none" w:sz="0" w:space="0" w:color="auto"/>
            <w:left w:val="none" w:sz="0" w:space="0" w:color="auto"/>
            <w:bottom w:val="none" w:sz="0" w:space="0" w:color="auto"/>
            <w:right w:val="none" w:sz="0" w:space="0" w:color="auto"/>
          </w:divBdr>
        </w:div>
        <w:div w:id="329144167">
          <w:marLeft w:val="0"/>
          <w:marRight w:val="0"/>
          <w:marTop w:val="0"/>
          <w:marBottom w:val="0"/>
          <w:divBdr>
            <w:top w:val="none" w:sz="0" w:space="0" w:color="auto"/>
            <w:left w:val="none" w:sz="0" w:space="0" w:color="auto"/>
            <w:bottom w:val="none" w:sz="0" w:space="0" w:color="auto"/>
            <w:right w:val="none" w:sz="0" w:space="0" w:color="auto"/>
          </w:divBdr>
        </w:div>
        <w:div w:id="523521031">
          <w:marLeft w:val="0"/>
          <w:marRight w:val="0"/>
          <w:marTop w:val="0"/>
          <w:marBottom w:val="0"/>
          <w:divBdr>
            <w:top w:val="none" w:sz="0" w:space="0" w:color="auto"/>
            <w:left w:val="none" w:sz="0" w:space="0" w:color="auto"/>
            <w:bottom w:val="none" w:sz="0" w:space="0" w:color="auto"/>
            <w:right w:val="none" w:sz="0" w:space="0" w:color="auto"/>
          </w:divBdr>
        </w:div>
        <w:div w:id="912542496">
          <w:marLeft w:val="0"/>
          <w:marRight w:val="0"/>
          <w:marTop w:val="0"/>
          <w:marBottom w:val="0"/>
          <w:divBdr>
            <w:top w:val="none" w:sz="0" w:space="0" w:color="auto"/>
            <w:left w:val="none" w:sz="0" w:space="0" w:color="auto"/>
            <w:bottom w:val="none" w:sz="0" w:space="0" w:color="auto"/>
            <w:right w:val="none" w:sz="0" w:space="0" w:color="auto"/>
          </w:divBdr>
        </w:div>
        <w:div w:id="872503625">
          <w:marLeft w:val="0"/>
          <w:marRight w:val="0"/>
          <w:marTop w:val="0"/>
          <w:marBottom w:val="0"/>
          <w:divBdr>
            <w:top w:val="none" w:sz="0" w:space="0" w:color="auto"/>
            <w:left w:val="none" w:sz="0" w:space="0" w:color="auto"/>
            <w:bottom w:val="none" w:sz="0" w:space="0" w:color="auto"/>
            <w:right w:val="none" w:sz="0" w:space="0" w:color="auto"/>
          </w:divBdr>
        </w:div>
        <w:div w:id="1590114266">
          <w:marLeft w:val="0"/>
          <w:marRight w:val="0"/>
          <w:marTop w:val="0"/>
          <w:marBottom w:val="0"/>
          <w:divBdr>
            <w:top w:val="none" w:sz="0" w:space="0" w:color="auto"/>
            <w:left w:val="none" w:sz="0" w:space="0" w:color="auto"/>
            <w:bottom w:val="none" w:sz="0" w:space="0" w:color="auto"/>
            <w:right w:val="none" w:sz="0" w:space="0" w:color="auto"/>
          </w:divBdr>
        </w:div>
        <w:div w:id="822546195">
          <w:marLeft w:val="0"/>
          <w:marRight w:val="0"/>
          <w:marTop w:val="0"/>
          <w:marBottom w:val="0"/>
          <w:divBdr>
            <w:top w:val="none" w:sz="0" w:space="0" w:color="auto"/>
            <w:left w:val="none" w:sz="0" w:space="0" w:color="auto"/>
            <w:bottom w:val="none" w:sz="0" w:space="0" w:color="auto"/>
            <w:right w:val="none" w:sz="0" w:space="0" w:color="auto"/>
          </w:divBdr>
        </w:div>
        <w:div w:id="1649362736">
          <w:marLeft w:val="0"/>
          <w:marRight w:val="0"/>
          <w:marTop w:val="0"/>
          <w:marBottom w:val="0"/>
          <w:divBdr>
            <w:top w:val="none" w:sz="0" w:space="0" w:color="auto"/>
            <w:left w:val="none" w:sz="0" w:space="0" w:color="auto"/>
            <w:bottom w:val="none" w:sz="0" w:space="0" w:color="auto"/>
            <w:right w:val="none" w:sz="0" w:space="0" w:color="auto"/>
          </w:divBdr>
        </w:div>
        <w:div w:id="408311329">
          <w:marLeft w:val="0"/>
          <w:marRight w:val="0"/>
          <w:marTop w:val="0"/>
          <w:marBottom w:val="0"/>
          <w:divBdr>
            <w:top w:val="none" w:sz="0" w:space="0" w:color="auto"/>
            <w:left w:val="none" w:sz="0" w:space="0" w:color="auto"/>
            <w:bottom w:val="none" w:sz="0" w:space="0" w:color="auto"/>
            <w:right w:val="none" w:sz="0" w:space="0" w:color="auto"/>
          </w:divBdr>
        </w:div>
        <w:div w:id="1429155634">
          <w:marLeft w:val="0"/>
          <w:marRight w:val="0"/>
          <w:marTop w:val="0"/>
          <w:marBottom w:val="0"/>
          <w:divBdr>
            <w:top w:val="none" w:sz="0" w:space="0" w:color="auto"/>
            <w:left w:val="none" w:sz="0" w:space="0" w:color="auto"/>
            <w:bottom w:val="none" w:sz="0" w:space="0" w:color="auto"/>
            <w:right w:val="none" w:sz="0" w:space="0" w:color="auto"/>
          </w:divBdr>
        </w:div>
        <w:div w:id="597107330">
          <w:marLeft w:val="0"/>
          <w:marRight w:val="0"/>
          <w:marTop w:val="0"/>
          <w:marBottom w:val="0"/>
          <w:divBdr>
            <w:top w:val="none" w:sz="0" w:space="0" w:color="auto"/>
            <w:left w:val="none" w:sz="0" w:space="0" w:color="auto"/>
            <w:bottom w:val="none" w:sz="0" w:space="0" w:color="auto"/>
            <w:right w:val="none" w:sz="0" w:space="0" w:color="auto"/>
          </w:divBdr>
        </w:div>
        <w:div w:id="1622303874">
          <w:marLeft w:val="0"/>
          <w:marRight w:val="0"/>
          <w:marTop w:val="0"/>
          <w:marBottom w:val="0"/>
          <w:divBdr>
            <w:top w:val="none" w:sz="0" w:space="0" w:color="auto"/>
            <w:left w:val="none" w:sz="0" w:space="0" w:color="auto"/>
            <w:bottom w:val="none" w:sz="0" w:space="0" w:color="auto"/>
            <w:right w:val="none" w:sz="0" w:space="0" w:color="auto"/>
          </w:divBdr>
        </w:div>
        <w:div w:id="116919384">
          <w:marLeft w:val="0"/>
          <w:marRight w:val="0"/>
          <w:marTop w:val="0"/>
          <w:marBottom w:val="0"/>
          <w:divBdr>
            <w:top w:val="none" w:sz="0" w:space="0" w:color="auto"/>
            <w:left w:val="none" w:sz="0" w:space="0" w:color="auto"/>
            <w:bottom w:val="none" w:sz="0" w:space="0" w:color="auto"/>
            <w:right w:val="none" w:sz="0" w:space="0" w:color="auto"/>
          </w:divBdr>
        </w:div>
        <w:div w:id="441340433">
          <w:marLeft w:val="0"/>
          <w:marRight w:val="0"/>
          <w:marTop w:val="0"/>
          <w:marBottom w:val="0"/>
          <w:divBdr>
            <w:top w:val="none" w:sz="0" w:space="0" w:color="auto"/>
            <w:left w:val="none" w:sz="0" w:space="0" w:color="auto"/>
            <w:bottom w:val="none" w:sz="0" w:space="0" w:color="auto"/>
            <w:right w:val="none" w:sz="0" w:space="0" w:color="auto"/>
          </w:divBdr>
        </w:div>
        <w:div w:id="2010402979">
          <w:marLeft w:val="0"/>
          <w:marRight w:val="0"/>
          <w:marTop w:val="0"/>
          <w:marBottom w:val="0"/>
          <w:divBdr>
            <w:top w:val="none" w:sz="0" w:space="0" w:color="auto"/>
            <w:left w:val="none" w:sz="0" w:space="0" w:color="auto"/>
            <w:bottom w:val="none" w:sz="0" w:space="0" w:color="auto"/>
            <w:right w:val="none" w:sz="0" w:space="0" w:color="auto"/>
          </w:divBdr>
        </w:div>
        <w:div w:id="661663878">
          <w:marLeft w:val="0"/>
          <w:marRight w:val="0"/>
          <w:marTop w:val="0"/>
          <w:marBottom w:val="0"/>
          <w:divBdr>
            <w:top w:val="none" w:sz="0" w:space="0" w:color="auto"/>
            <w:left w:val="none" w:sz="0" w:space="0" w:color="auto"/>
            <w:bottom w:val="none" w:sz="0" w:space="0" w:color="auto"/>
            <w:right w:val="none" w:sz="0" w:space="0" w:color="auto"/>
          </w:divBdr>
        </w:div>
        <w:div w:id="581913165">
          <w:marLeft w:val="0"/>
          <w:marRight w:val="0"/>
          <w:marTop w:val="0"/>
          <w:marBottom w:val="0"/>
          <w:divBdr>
            <w:top w:val="none" w:sz="0" w:space="0" w:color="auto"/>
            <w:left w:val="none" w:sz="0" w:space="0" w:color="auto"/>
            <w:bottom w:val="none" w:sz="0" w:space="0" w:color="auto"/>
            <w:right w:val="none" w:sz="0" w:space="0" w:color="auto"/>
          </w:divBdr>
        </w:div>
        <w:div w:id="127600654">
          <w:marLeft w:val="0"/>
          <w:marRight w:val="0"/>
          <w:marTop w:val="0"/>
          <w:marBottom w:val="0"/>
          <w:divBdr>
            <w:top w:val="none" w:sz="0" w:space="0" w:color="auto"/>
            <w:left w:val="none" w:sz="0" w:space="0" w:color="auto"/>
            <w:bottom w:val="none" w:sz="0" w:space="0" w:color="auto"/>
            <w:right w:val="none" w:sz="0" w:space="0" w:color="auto"/>
          </w:divBdr>
        </w:div>
        <w:div w:id="410011019">
          <w:marLeft w:val="0"/>
          <w:marRight w:val="0"/>
          <w:marTop w:val="0"/>
          <w:marBottom w:val="0"/>
          <w:divBdr>
            <w:top w:val="none" w:sz="0" w:space="0" w:color="auto"/>
            <w:left w:val="none" w:sz="0" w:space="0" w:color="auto"/>
            <w:bottom w:val="none" w:sz="0" w:space="0" w:color="auto"/>
            <w:right w:val="none" w:sz="0" w:space="0" w:color="auto"/>
          </w:divBdr>
        </w:div>
        <w:div w:id="169830959">
          <w:marLeft w:val="0"/>
          <w:marRight w:val="0"/>
          <w:marTop w:val="0"/>
          <w:marBottom w:val="0"/>
          <w:divBdr>
            <w:top w:val="none" w:sz="0" w:space="0" w:color="auto"/>
            <w:left w:val="none" w:sz="0" w:space="0" w:color="auto"/>
            <w:bottom w:val="none" w:sz="0" w:space="0" w:color="auto"/>
            <w:right w:val="none" w:sz="0" w:space="0" w:color="auto"/>
          </w:divBdr>
        </w:div>
        <w:div w:id="1055546256">
          <w:marLeft w:val="0"/>
          <w:marRight w:val="0"/>
          <w:marTop w:val="0"/>
          <w:marBottom w:val="0"/>
          <w:divBdr>
            <w:top w:val="none" w:sz="0" w:space="0" w:color="auto"/>
            <w:left w:val="none" w:sz="0" w:space="0" w:color="auto"/>
            <w:bottom w:val="none" w:sz="0" w:space="0" w:color="auto"/>
            <w:right w:val="none" w:sz="0" w:space="0" w:color="auto"/>
          </w:divBdr>
        </w:div>
        <w:div w:id="910391596">
          <w:marLeft w:val="0"/>
          <w:marRight w:val="0"/>
          <w:marTop w:val="0"/>
          <w:marBottom w:val="0"/>
          <w:divBdr>
            <w:top w:val="none" w:sz="0" w:space="0" w:color="auto"/>
            <w:left w:val="none" w:sz="0" w:space="0" w:color="auto"/>
            <w:bottom w:val="none" w:sz="0" w:space="0" w:color="auto"/>
            <w:right w:val="none" w:sz="0" w:space="0" w:color="auto"/>
          </w:divBdr>
        </w:div>
        <w:div w:id="773014858">
          <w:marLeft w:val="0"/>
          <w:marRight w:val="0"/>
          <w:marTop w:val="0"/>
          <w:marBottom w:val="0"/>
          <w:divBdr>
            <w:top w:val="none" w:sz="0" w:space="0" w:color="auto"/>
            <w:left w:val="none" w:sz="0" w:space="0" w:color="auto"/>
            <w:bottom w:val="none" w:sz="0" w:space="0" w:color="auto"/>
            <w:right w:val="none" w:sz="0" w:space="0" w:color="auto"/>
          </w:divBdr>
        </w:div>
      </w:divsChild>
    </w:div>
    <w:div w:id="1242255003">
      <w:bodyDiv w:val="1"/>
      <w:marLeft w:val="0"/>
      <w:marRight w:val="0"/>
      <w:marTop w:val="0"/>
      <w:marBottom w:val="0"/>
      <w:divBdr>
        <w:top w:val="none" w:sz="0" w:space="0" w:color="auto"/>
        <w:left w:val="none" w:sz="0" w:space="0" w:color="auto"/>
        <w:bottom w:val="none" w:sz="0" w:space="0" w:color="auto"/>
        <w:right w:val="none" w:sz="0" w:space="0" w:color="auto"/>
      </w:divBdr>
    </w:div>
    <w:div w:id="1268999765">
      <w:bodyDiv w:val="1"/>
      <w:marLeft w:val="0"/>
      <w:marRight w:val="0"/>
      <w:marTop w:val="0"/>
      <w:marBottom w:val="0"/>
      <w:divBdr>
        <w:top w:val="none" w:sz="0" w:space="0" w:color="auto"/>
        <w:left w:val="none" w:sz="0" w:space="0" w:color="auto"/>
        <w:bottom w:val="none" w:sz="0" w:space="0" w:color="auto"/>
        <w:right w:val="none" w:sz="0" w:space="0" w:color="auto"/>
      </w:divBdr>
    </w:div>
    <w:div w:id="1269629634">
      <w:bodyDiv w:val="1"/>
      <w:marLeft w:val="0"/>
      <w:marRight w:val="0"/>
      <w:marTop w:val="0"/>
      <w:marBottom w:val="0"/>
      <w:divBdr>
        <w:top w:val="none" w:sz="0" w:space="0" w:color="auto"/>
        <w:left w:val="none" w:sz="0" w:space="0" w:color="auto"/>
        <w:bottom w:val="none" w:sz="0" w:space="0" w:color="auto"/>
        <w:right w:val="none" w:sz="0" w:space="0" w:color="auto"/>
      </w:divBdr>
    </w:div>
    <w:div w:id="1325550200">
      <w:bodyDiv w:val="1"/>
      <w:marLeft w:val="0"/>
      <w:marRight w:val="0"/>
      <w:marTop w:val="0"/>
      <w:marBottom w:val="0"/>
      <w:divBdr>
        <w:top w:val="none" w:sz="0" w:space="0" w:color="auto"/>
        <w:left w:val="none" w:sz="0" w:space="0" w:color="auto"/>
        <w:bottom w:val="none" w:sz="0" w:space="0" w:color="auto"/>
        <w:right w:val="none" w:sz="0" w:space="0" w:color="auto"/>
      </w:divBdr>
      <w:divsChild>
        <w:div w:id="728186169">
          <w:marLeft w:val="0"/>
          <w:marRight w:val="0"/>
          <w:marTop w:val="0"/>
          <w:marBottom w:val="0"/>
          <w:divBdr>
            <w:top w:val="none" w:sz="0" w:space="0" w:color="auto"/>
            <w:left w:val="none" w:sz="0" w:space="0" w:color="auto"/>
            <w:bottom w:val="none" w:sz="0" w:space="0" w:color="auto"/>
            <w:right w:val="none" w:sz="0" w:space="0" w:color="auto"/>
          </w:divBdr>
          <w:divsChild>
            <w:div w:id="27996821">
              <w:marLeft w:val="0"/>
              <w:marRight w:val="0"/>
              <w:marTop w:val="0"/>
              <w:marBottom w:val="0"/>
              <w:divBdr>
                <w:top w:val="none" w:sz="0" w:space="0" w:color="auto"/>
                <w:left w:val="none" w:sz="0" w:space="0" w:color="auto"/>
                <w:bottom w:val="none" w:sz="0" w:space="0" w:color="auto"/>
                <w:right w:val="none" w:sz="0" w:space="0" w:color="auto"/>
              </w:divBdr>
            </w:div>
            <w:div w:id="436486942">
              <w:marLeft w:val="0"/>
              <w:marRight w:val="0"/>
              <w:marTop w:val="0"/>
              <w:marBottom w:val="0"/>
              <w:divBdr>
                <w:top w:val="none" w:sz="0" w:space="0" w:color="auto"/>
                <w:left w:val="none" w:sz="0" w:space="0" w:color="auto"/>
                <w:bottom w:val="none" w:sz="0" w:space="0" w:color="auto"/>
                <w:right w:val="none" w:sz="0" w:space="0" w:color="auto"/>
              </w:divBdr>
            </w:div>
            <w:div w:id="1767800326">
              <w:marLeft w:val="0"/>
              <w:marRight w:val="0"/>
              <w:marTop w:val="0"/>
              <w:marBottom w:val="0"/>
              <w:divBdr>
                <w:top w:val="none" w:sz="0" w:space="0" w:color="auto"/>
                <w:left w:val="none" w:sz="0" w:space="0" w:color="auto"/>
                <w:bottom w:val="none" w:sz="0" w:space="0" w:color="auto"/>
                <w:right w:val="none" w:sz="0" w:space="0" w:color="auto"/>
              </w:divBdr>
            </w:div>
            <w:div w:id="1583098153">
              <w:marLeft w:val="0"/>
              <w:marRight w:val="0"/>
              <w:marTop w:val="0"/>
              <w:marBottom w:val="0"/>
              <w:divBdr>
                <w:top w:val="none" w:sz="0" w:space="0" w:color="auto"/>
                <w:left w:val="none" w:sz="0" w:space="0" w:color="auto"/>
                <w:bottom w:val="none" w:sz="0" w:space="0" w:color="auto"/>
                <w:right w:val="none" w:sz="0" w:space="0" w:color="auto"/>
              </w:divBdr>
            </w:div>
            <w:div w:id="61271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973078">
      <w:bodyDiv w:val="1"/>
      <w:marLeft w:val="0"/>
      <w:marRight w:val="0"/>
      <w:marTop w:val="0"/>
      <w:marBottom w:val="0"/>
      <w:divBdr>
        <w:top w:val="none" w:sz="0" w:space="0" w:color="auto"/>
        <w:left w:val="none" w:sz="0" w:space="0" w:color="auto"/>
        <w:bottom w:val="none" w:sz="0" w:space="0" w:color="auto"/>
        <w:right w:val="none" w:sz="0" w:space="0" w:color="auto"/>
      </w:divBdr>
    </w:div>
    <w:div w:id="1566451714">
      <w:bodyDiv w:val="1"/>
      <w:marLeft w:val="0"/>
      <w:marRight w:val="0"/>
      <w:marTop w:val="0"/>
      <w:marBottom w:val="0"/>
      <w:divBdr>
        <w:top w:val="none" w:sz="0" w:space="0" w:color="auto"/>
        <w:left w:val="none" w:sz="0" w:space="0" w:color="auto"/>
        <w:bottom w:val="none" w:sz="0" w:space="0" w:color="auto"/>
        <w:right w:val="none" w:sz="0" w:space="0" w:color="auto"/>
      </w:divBdr>
    </w:div>
    <w:div w:id="1615165341">
      <w:bodyDiv w:val="1"/>
      <w:marLeft w:val="0"/>
      <w:marRight w:val="0"/>
      <w:marTop w:val="0"/>
      <w:marBottom w:val="0"/>
      <w:divBdr>
        <w:top w:val="none" w:sz="0" w:space="0" w:color="auto"/>
        <w:left w:val="none" w:sz="0" w:space="0" w:color="auto"/>
        <w:bottom w:val="none" w:sz="0" w:space="0" w:color="auto"/>
        <w:right w:val="none" w:sz="0" w:space="0" w:color="auto"/>
      </w:divBdr>
    </w:div>
    <w:div w:id="1676565559">
      <w:bodyDiv w:val="1"/>
      <w:marLeft w:val="0"/>
      <w:marRight w:val="0"/>
      <w:marTop w:val="0"/>
      <w:marBottom w:val="0"/>
      <w:divBdr>
        <w:top w:val="none" w:sz="0" w:space="0" w:color="auto"/>
        <w:left w:val="none" w:sz="0" w:space="0" w:color="auto"/>
        <w:bottom w:val="none" w:sz="0" w:space="0" w:color="auto"/>
        <w:right w:val="none" w:sz="0" w:space="0" w:color="auto"/>
      </w:divBdr>
    </w:div>
    <w:div w:id="1979072243">
      <w:bodyDiv w:val="1"/>
      <w:marLeft w:val="0"/>
      <w:marRight w:val="0"/>
      <w:marTop w:val="0"/>
      <w:marBottom w:val="0"/>
      <w:divBdr>
        <w:top w:val="none" w:sz="0" w:space="0" w:color="auto"/>
        <w:left w:val="none" w:sz="0" w:space="0" w:color="auto"/>
        <w:bottom w:val="none" w:sz="0" w:space="0" w:color="auto"/>
        <w:right w:val="none" w:sz="0" w:space="0" w:color="auto"/>
      </w:divBdr>
      <w:divsChild>
        <w:div w:id="721321882">
          <w:marLeft w:val="0"/>
          <w:marRight w:val="0"/>
          <w:marTop w:val="0"/>
          <w:marBottom w:val="0"/>
          <w:divBdr>
            <w:top w:val="none" w:sz="0" w:space="0" w:color="auto"/>
            <w:left w:val="none" w:sz="0" w:space="0" w:color="auto"/>
            <w:bottom w:val="none" w:sz="0" w:space="0" w:color="auto"/>
            <w:right w:val="none" w:sz="0" w:space="0" w:color="auto"/>
          </w:divBdr>
          <w:divsChild>
            <w:div w:id="1227567076">
              <w:marLeft w:val="0"/>
              <w:marRight w:val="0"/>
              <w:marTop w:val="0"/>
              <w:marBottom w:val="0"/>
              <w:divBdr>
                <w:top w:val="none" w:sz="0" w:space="0" w:color="auto"/>
                <w:left w:val="none" w:sz="0" w:space="0" w:color="auto"/>
                <w:bottom w:val="none" w:sz="0" w:space="0" w:color="auto"/>
                <w:right w:val="none" w:sz="0" w:space="0" w:color="auto"/>
              </w:divBdr>
            </w:div>
            <w:div w:id="1434981786">
              <w:marLeft w:val="0"/>
              <w:marRight w:val="0"/>
              <w:marTop w:val="0"/>
              <w:marBottom w:val="0"/>
              <w:divBdr>
                <w:top w:val="none" w:sz="0" w:space="0" w:color="auto"/>
                <w:left w:val="none" w:sz="0" w:space="0" w:color="auto"/>
                <w:bottom w:val="none" w:sz="0" w:space="0" w:color="auto"/>
                <w:right w:val="none" w:sz="0" w:space="0" w:color="auto"/>
              </w:divBdr>
            </w:div>
            <w:div w:id="1271234345">
              <w:marLeft w:val="0"/>
              <w:marRight w:val="0"/>
              <w:marTop w:val="0"/>
              <w:marBottom w:val="0"/>
              <w:divBdr>
                <w:top w:val="none" w:sz="0" w:space="0" w:color="auto"/>
                <w:left w:val="none" w:sz="0" w:space="0" w:color="auto"/>
                <w:bottom w:val="none" w:sz="0" w:space="0" w:color="auto"/>
                <w:right w:val="none" w:sz="0" w:space="0" w:color="auto"/>
              </w:divBdr>
            </w:div>
            <w:div w:id="1721517218">
              <w:marLeft w:val="0"/>
              <w:marRight w:val="0"/>
              <w:marTop w:val="0"/>
              <w:marBottom w:val="0"/>
              <w:divBdr>
                <w:top w:val="none" w:sz="0" w:space="0" w:color="auto"/>
                <w:left w:val="none" w:sz="0" w:space="0" w:color="auto"/>
                <w:bottom w:val="none" w:sz="0" w:space="0" w:color="auto"/>
                <w:right w:val="none" w:sz="0" w:space="0" w:color="auto"/>
              </w:divBdr>
            </w:div>
            <w:div w:id="434638613">
              <w:marLeft w:val="0"/>
              <w:marRight w:val="0"/>
              <w:marTop w:val="0"/>
              <w:marBottom w:val="0"/>
              <w:divBdr>
                <w:top w:val="none" w:sz="0" w:space="0" w:color="auto"/>
                <w:left w:val="none" w:sz="0" w:space="0" w:color="auto"/>
                <w:bottom w:val="none" w:sz="0" w:space="0" w:color="auto"/>
                <w:right w:val="none" w:sz="0" w:space="0" w:color="auto"/>
              </w:divBdr>
            </w:div>
            <w:div w:id="795682724">
              <w:marLeft w:val="0"/>
              <w:marRight w:val="0"/>
              <w:marTop w:val="0"/>
              <w:marBottom w:val="0"/>
              <w:divBdr>
                <w:top w:val="none" w:sz="0" w:space="0" w:color="auto"/>
                <w:left w:val="none" w:sz="0" w:space="0" w:color="auto"/>
                <w:bottom w:val="none" w:sz="0" w:space="0" w:color="auto"/>
                <w:right w:val="none" w:sz="0" w:space="0" w:color="auto"/>
              </w:divBdr>
            </w:div>
            <w:div w:id="1489202116">
              <w:marLeft w:val="0"/>
              <w:marRight w:val="0"/>
              <w:marTop w:val="0"/>
              <w:marBottom w:val="0"/>
              <w:divBdr>
                <w:top w:val="none" w:sz="0" w:space="0" w:color="auto"/>
                <w:left w:val="none" w:sz="0" w:space="0" w:color="auto"/>
                <w:bottom w:val="none" w:sz="0" w:space="0" w:color="auto"/>
                <w:right w:val="none" w:sz="0" w:space="0" w:color="auto"/>
              </w:divBdr>
            </w:div>
            <w:div w:id="1802914888">
              <w:marLeft w:val="0"/>
              <w:marRight w:val="0"/>
              <w:marTop w:val="0"/>
              <w:marBottom w:val="0"/>
              <w:divBdr>
                <w:top w:val="none" w:sz="0" w:space="0" w:color="auto"/>
                <w:left w:val="none" w:sz="0" w:space="0" w:color="auto"/>
                <w:bottom w:val="none" w:sz="0" w:space="0" w:color="auto"/>
                <w:right w:val="none" w:sz="0" w:space="0" w:color="auto"/>
              </w:divBdr>
            </w:div>
            <w:div w:id="41289873">
              <w:marLeft w:val="0"/>
              <w:marRight w:val="0"/>
              <w:marTop w:val="0"/>
              <w:marBottom w:val="0"/>
              <w:divBdr>
                <w:top w:val="none" w:sz="0" w:space="0" w:color="auto"/>
                <w:left w:val="none" w:sz="0" w:space="0" w:color="auto"/>
                <w:bottom w:val="none" w:sz="0" w:space="0" w:color="auto"/>
                <w:right w:val="none" w:sz="0" w:space="0" w:color="auto"/>
              </w:divBdr>
            </w:div>
            <w:div w:id="944966489">
              <w:marLeft w:val="0"/>
              <w:marRight w:val="0"/>
              <w:marTop w:val="0"/>
              <w:marBottom w:val="0"/>
              <w:divBdr>
                <w:top w:val="none" w:sz="0" w:space="0" w:color="auto"/>
                <w:left w:val="none" w:sz="0" w:space="0" w:color="auto"/>
                <w:bottom w:val="none" w:sz="0" w:space="0" w:color="auto"/>
                <w:right w:val="none" w:sz="0" w:space="0" w:color="auto"/>
              </w:divBdr>
            </w:div>
            <w:div w:id="1369376096">
              <w:marLeft w:val="0"/>
              <w:marRight w:val="0"/>
              <w:marTop w:val="0"/>
              <w:marBottom w:val="0"/>
              <w:divBdr>
                <w:top w:val="none" w:sz="0" w:space="0" w:color="auto"/>
                <w:left w:val="none" w:sz="0" w:space="0" w:color="auto"/>
                <w:bottom w:val="none" w:sz="0" w:space="0" w:color="auto"/>
                <w:right w:val="none" w:sz="0" w:space="0" w:color="auto"/>
              </w:divBdr>
            </w:div>
            <w:div w:id="1054541216">
              <w:marLeft w:val="0"/>
              <w:marRight w:val="0"/>
              <w:marTop w:val="0"/>
              <w:marBottom w:val="0"/>
              <w:divBdr>
                <w:top w:val="none" w:sz="0" w:space="0" w:color="auto"/>
                <w:left w:val="none" w:sz="0" w:space="0" w:color="auto"/>
                <w:bottom w:val="none" w:sz="0" w:space="0" w:color="auto"/>
                <w:right w:val="none" w:sz="0" w:space="0" w:color="auto"/>
              </w:divBdr>
            </w:div>
            <w:div w:id="1635061201">
              <w:marLeft w:val="0"/>
              <w:marRight w:val="0"/>
              <w:marTop w:val="0"/>
              <w:marBottom w:val="0"/>
              <w:divBdr>
                <w:top w:val="none" w:sz="0" w:space="0" w:color="auto"/>
                <w:left w:val="none" w:sz="0" w:space="0" w:color="auto"/>
                <w:bottom w:val="none" w:sz="0" w:space="0" w:color="auto"/>
                <w:right w:val="none" w:sz="0" w:space="0" w:color="auto"/>
              </w:divBdr>
            </w:div>
            <w:div w:id="44657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510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kedacore.github.io/charts"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comments" Target="comments.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cid:image001.png@01D5D608.6D41D110" TargetMode="External"/><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portal.azure.com/" TargetMode="External"/><Relationship Id="rId23" Type="http://schemas.microsoft.com/office/2016/09/relationships/commentsIds" Target="commentsIds.xml"/><Relationship Id="rId28"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hyperlink" Target="mailto:odl_user_142946@cloudlabsaioutlook.onmicrosoft.com" TargetMode="Externa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cs.microsoft.com/azure/azure-functions/functions-bindings-register" TargetMode="External"/><Relationship Id="rId22" Type="http://schemas.microsoft.com/office/2011/relationships/commentsExtended" Target="commentsExtended.xml"/><Relationship Id="rId27" Type="http://schemas.openxmlformats.org/officeDocument/2006/relationships/hyperlink" Target="https://github.com/kedacore/keda/wiki/ScaledObject-spec" TargetMode="External"/><Relationship Id="rId30" Type="http://schemas.openxmlformats.org/officeDocument/2006/relationships/image" Target="media/image1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DDD185-6726-4C10-A09E-D688E2C593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14</Pages>
  <Words>1605</Words>
  <Characters>9155</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Khandelwal</dc:creator>
  <cp:keywords/>
  <dc:description/>
  <cp:lastModifiedBy>Finbar Ryan</cp:lastModifiedBy>
  <cp:revision>3</cp:revision>
  <cp:lastPrinted>2020-01-28T12:21:00Z</cp:lastPrinted>
  <dcterms:created xsi:type="dcterms:W3CDTF">2020-02-04T14:39:00Z</dcterms:created>
  <dcterms:modified xsi:type="dcterms:W3CDTF">2020-02-04T18:42:00Z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akashkh@microsoft.com</vt:lpwstr>
  </property>
  <property fmtid="{D5CDD505-2E9C-101B-9397-08002B2CF9AE}" pid="5" name="MSIP_Label_f42aa342-8706-4288-bd11-ebb85995028c_SetDate">
    <vt:lpwstr>2020-01-25T11:57:56.8927597Z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086b8b63-4157-41f0-8639-fe398c5c4d64</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